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BE8B903">
      <w:pPr>
        <w:pStyle w:val="3"/>
        <w:keepNext/>
        <w:keepLines/>
        <w:spacing w:before="0" w:after="100" w:line="480" w:lineRule="auto"/>
        <w:jc w:val="center"/>
        <w:rPr>
          <w:rFonts w:ascii="Times New Roman Bold" w:hAnsi="Times New Roman Bold" w:cs="Times New Roman Bold"/>
          <w:b/>
          <w:bCs/>
          <w:szCs w:val="24"/>
          <w:rPrChange w:id="1" w:author="Ataraxia" w:date="2026-09-05T19:49:31Z">
            <w:rPr/>
          </w:rPrChange>
        </w:rPr>
        <w:pPrChange w:id="0" w:author="Ataraxia" w:date="2026-09-05T19:49:18Z">
          <w:pPr>
            <w:pStyle w:val="3"/>
            <w:keepNext/>
            <w:keepLines/>
            <w:spacing w:before="0" w:after="100"/>
            <w:jc w:val="center"/>
          </w:pPr>
        </w:pPrChange>
      </w:pPr>
      <w:r>
        <w:rPr>
          <w:rFonts w:ascii="Times New Roman Bold" w:hAnsi="Times New Roman Bold" w:eastAsia="Times New Roman" w:cs="Times New Roman Bold"/>
          <w:b/>
          <w:bCs/>
          <w:sz w:val="24"/>
          <w:szCs w:val="24"/>
          <w:rPrChange w:id="2" w:author="Ataraxia" w:date="2026-09-05T19:49:31Z">
            <w:rPr>
              <w:rFonts w:ascii="Times New Roman" w:hAnsi="Times New Roman" w:eastAsia="Times New Roman"/>
              <w:b/>
              <w:sz w:val="28"/>
            </w:rPr>
          </w:rPrChange>
        </w:rPr>
        <w:t>Effects of Exercise Interventions on Social Physique Anxiety in Females: A Systematic Review and Meta-analysis</w:t>
      </w:r>
    </w:p>
    <w:p w14:paraId="79747E4D">
      <w:pPr>
        <w:pStyle w:val="3"/>
        <w:keepNext/>
        <w:keepLines/>
        <w:numPr>
          <w:ilvl w:val="0"/>
          <w:numId w:val="7"/>
          <w:ins w:id="4" w:author="Ataraxia" w:date="2026-09-05T21:37:01Z"/>
        </w:numPr>
        <w:spacing w:line="480" w:lineRule="auto"/>
        <w:jc w:val="left"/>
        <w:rPr>
          <w:ins w:id="5" w:author="Ataraxia" w:date="2026-09-05T19:48:01Z"/>
          <w:rFonts w:hint="default" w:ascii="Times New Roman Bold" w:hAnsi="Times New Roman Bold" w:eastAsia="宋体" w:cs="Times New Roman Bold"/>
          <w:b/>
          <w:bCs/>
          <w:sz w:val="24"/>
          <w:szCs w:val="24"/>
          <w:lang w:val="en-US" w:eastAsia="zh-CN"/>
          <w:rPrChange w:id="6" w:author="Ataraxia" w:date="2026-09-05T19:49:36Z">
            <w:rPr>
              <w:ins w:id="7" w:author="Ataraxia" w:date="2026-09-05T19:48:01Z"/>
              <w:rFonts w:hint="default" w:ascii="Times New Roman" w:hAnsi="Times New Roman" w:eastAsia="宋体"/>
              <w:b/>
              <w:sz w:val="24"/>
              <w:lang w:val="en-US" w:eastAsia="zh-CN"/>
            </w:rPr>
          </w:rPrChange>
        </w:rPr>
        <w:pPrChange w:id="3" w:author="Ataraxia" w:date="2026-09-05T21:37:01Z">
          <w:pPr>
            <w:pStyle w:val="3"/>
            <w:keepNext/>
            <w:keepLines/>
          </w:pPr>
        </w:pPrChange>
      </w:pPr>
      <w:ins w:id="8" w:author="Ataraxia" w:date="2026-09-05T19:48:04Z">
        <w:r>
          <w:rPr>
            <w:rFonts w:hint="default" w:ascii="Times New Roman Bold" w:hAnsi="Times New Roman Bold" w:eastAsia="宋体" w:cs="Times New Roman Bold"/>
            <w:b/>
            <w:bCs/>
            <w:sz w:val="24"/>
            <w:szCs w:val="24"/>
            <w:lang w:val="en-US" w:eastAsia="zh-CN"/>
            <w:rPrChange w:id="9" w:author="Ataraxia" w:date="2026-09-05T19:49:36Z">
              <w:rPr>
                <w:rFonts w:hint="eastAsia" w:eastAsia="宋体"/>
                <w:b/>
                <w:sz w:val="24"/>
                <w:lang w:val="en-US" w:eastAsia="zh-CN"/>
              </w:rPr>
            </w:rPrChange>
          </w:rPr>
          <w:t>I</w:t>
        </w:r>
      </w:ins>
      <w:ins w:id="11" w:author="Ataraxia" w:date="2026-09-05T19:48:05Z">
        <w:r>
          <w:rPr>
            <w:rFonts w:hint="default" w:ascii="Times New Roman Bold" w:hAnsi="Times New Roman Bold" w:eastAsia="宋体" w:cs="Times New Roman Bold"/>
            <w:b/>
            <w:bCs/>
            <w:sz w:val="24"/>
            <w:szCs w:val="24"/>
            <w:lang w:val="en-US" w:eastAsia="zh-CN"/>
            <w:rPrChange w:id="12" w:author="Ataraxia" w:date="2026-09-05T19:49:36Z">
              <w:rPr>
                <w:rFonts w:hint="eastAsia" w:eastAsia="宋体"/>
                <w:b/>
                <w:sz w:val="24"/>
                <w:lang w:val="en-US" w:eastAsia="zh-CN"/>
              </w:rPr>
            </w:rPrChange>
          </w:rPr>
          <w:t>nt</w:t>
        </w:r>
      </w:ins>
      <w:ins w:id="14" w:author="Ataraxia" w:date="2026-09-05T19:48:06Z">
        <w:r>
          <w:rPr>
            <w:rFonts w:hint="default" w:ascii="Times New Roman Bold" w:hAnsi="Times New Roman Bold" w:eastAsia="宋体" w:cs="Times New Roman Bold"/>
            <w:b/>
            <w:bCs/>
            <w:sz w:val="24"/>
            <w:szCs w:val="24"/>
            <w:lang w:val="en-US" w:eastAsia="zh-CN"/>
            <w:rPrChange w:id="15" w:author="Ataraxia" w:date="2026-09-05T19:49:36Z">
              <w:rPr>
                <w:rFonts w:hint="eastAsia" w:eastAsia="宋体"/>
                <w:b/>
                <w:sz w:val="24"/>
                <w:lang w:val="en-US" w:eastAsia="zh-CN"/>
              </w:rPr>
            </w:rPrChange>
          </w:rPr>
          <w:t>ro</w:t>
        </w:r>
      </w:ins>
      <w:ins w:id="17" w:author="Ataraxia" w:date="2026-09-05T19:48:07Z">
        <w:r>
          <w:rPr>
            <w:rFonts w:hint="default" w:ascii="Times New Roman Bold" w:hAnsi="Times New Roman Bold" w:eastAsia="宋体" w:cs="Times New Roman Bold"/>
            <w:b/>
            <w:bCs/>
            <w:sz w:val="24"/>
            <w:szCs w:val="24"/>
            <w:lang w:val="en-US" w:eastAsia="zh-CN"/>
            <w:rPrChange w:id="18" w:author="Ataraxia" w:date="2026-09-05T19:49:36Z">
              <w:rPr>
                <w:rFonts w:hint="eastAsia" w:eastAsia="宋体"/>
                <w:b/>
                <w:sz w:val="24"/>
                <w:lang w:val="en-US" w:eastAsia="zh-CN"/>
              </w:rPr>
            </w:rPrChange>
          </w:rPr>
          <w:t>duction</w:t>
        </w:r>
      </w:ins>
    </w:p>
    <w:p w14:paraId="14E792C2">
      <w:pPr>
        <w:pStyle w:val="3"/>
        <w:keepNext/>
        <w:keepLines/>
        <w:spacing w:line="480" w:lineRule="auto"/>
        <w:rPr>
          <w:rFonts w:ascii="Times New Roman Italic" w:hAnsi="Times New Roman Italic" w:cs="Times New Roman Italic"/>
          <w:b w:val="0"/>
          <w:bCs w:val="0"/>
          <w:i/>
          <w:iCs/>
          <w:szCs w:val="24"/>
          <w:rPrChange w:id="21" w:author="Ataraxia" w:date="2026-09-05T19:50:40Z">
            <w:rPr/>
          </w:rPrChange>
        </w:rPr>
        <w:pPrChange w:id="20" w:author="Ataraxia" w:date="2026-09-05T19:49:18Z">
          <w:pPr>
            <w:pStyle w:val="3"/>
            <w:keepNext/>
            <w:keepLines/>
          </w:pPr>
        </w:pPrChange>
      </w:pPr>
      <w:r>
        <w:rPr>
          <w:rFonts w:ascii="Times New Roman Italic" w:hAnsi="Times New Roman Italic" w:eastAsia="Times New Roman" w:cs="Times New Roman Italic"/>
          <w:b w:val="0"/>
          <w:bCs w:val="0"/>
          <w:i/>
          <w:iCs/>
          <w:sz w:val="24"/>
          <w:szCs w:val="24"/>
          <w:rPrChange w:id="22" w:author="Ataraxia" w:date="2026-09-05T19:50:40Z">
            <w:rPr>
              <w:rFonts w:ascii="Times New Roman" w:hAnsi="Times New Roman" w:eastAsia="Times New Roman"/>
              <w:b/>
              <w:sz w:val="24"/>
            </w:rPr>
          </w:rPrChange>
        </w:rPr>
        <w:t>Research Background</w:t>
      </w:r>
    </w:p>
    <w:p w14:paraId="5AF8F0F1">
      <w:pPr>
        <w:spacing w:line="480" w:lineRule="auto"/>
        <w:ind w:firstLine="475"/>
        <w:jc w:val="left"/>
        <w:rPr>
          <w:rFonts w:ascii="Times New Roman Regular" w:hAnsi="Times New Roman Regular" w:cs="Times New Roman Regular"/>
          <w:szCs w:val="24"/>
          <w:rPrChange w:id="24" w:author="Ataraxia" w:date="2026-09-05T19:49:15Z">
            <w:rPr/>
          </w:rPrChange>
        </w:rPr>
        <w:pPrChange w:id="23" w:author="Ataraxia" w:date="2026-09-05T19:49:18Z">
          <w:pPr>
            <w:ind w:firstLine="475"/>
            <w:jc w:val="left"/>
          </w:pPr>
        </w:pPrChange>
      </w:pPr>
      <w:r>
        <w:rPr>
          <w:rFonts w:ascii="Times New Roman Regular" w:hAnsi="Times New Roman Regular" w:eastAsia="Times New Roman" w:cs="Times New Roman Regular"/>
          <w:sz w:val="24"/>
          <w:szCs w:val="24"/>
          <w:rPrChange w:id="25" w:author="Ataraxia" w:date="2026-09-05T19:49:15Z">
            <w:rPr>
              <w:rFonts w:ascii="Times New Roman" w:hAnsi="Times New Roman" w:eastAsia="Times New Roman"/>
              <w:sz w:val="24"/>
            </w:rPr>
          </w:rPrChange>
        </w:rPr>
        <w:t>Social physique anxiety (SPA) refers to anxiety or apprehension arising from the perceived or anticipated evaluation of one’s physique by others. The construct was originally operationalised through the Social Physique Anxiety Scale (SPAS), which assesses anxiety associated with having one’s body observed or evaluated (Hart et al., 1989). SPA is related to, but conceptually distinct from, general anxiety and broader body-image constructs. Physical-activity settings are especially relevant because sport, exercise, and physical education are often socially visible and evaluative environments in which appearance and physical performance may be compared or judged (Sabiston et al., 2014).</w:t>
      </w:r>
    </w:p>
    <w:p w14:paraId="02C35EE1">
      <w:pPr>
        <w:spacing w:line="480" w:lineRule="auto"/>
        <w:ind w:firstLine="475"/>
        <w:jc w:val="left"/>
        <w:rPr>
          <w:rFonts w:ascii="Times New Roman Regular" w:hAnsi="Times New Roman Regular" w:cs="Times New Roman Regular"/>
          <w:szCs w:val="24"/>
          <w:rPrChange w:id="27" w:author="Ataraxia" w:date="2026-09-05T19:49:15Z">
            <w:rPr/>
          </w:rPrChange>
        </w:rPr>
        <w:pPrChange w:id="26" w:author="Ataraxia" w:date="2026-09-05T19:49:18Z">
          <w:pPr>
            <w:ind w:firstLine="475"/>
            <w:jc w:val="left"/>
          </w:pPr>
        </w:pPrChange>
      </w:pPr>
      <w:r>
        <w:rPr>
          <w:rFonts w:ascii="Times New Roman Regular" w:hAnsi="Times New Roman Regular" w:eastAsia="Times New Roman" w:cs="Times New Roman Regular"/>
          <w:sz w:val="24"/>
          <w:szCs w:val="24"/>
          <w:rPrChange w:id="28" w:author="Ataraxia" w:date="2026-09-05T19:49:15Z">
            <w:rPr>
              <w:rFonts w:ascii="Times New Roman" w:hAnsi="Times New Roman" w:eastAsia="Times New Roman"/>
              <w:sz w:val="24"/>
            </w:rPr>
          </w:rPrChange>
        </w:rPr>
        <w:t>SPA should not be treated only as a stable trait. A validated state version of the SPAS shows that situational SPA can change in response to specific social and exercise contexts (Martin Ginis et al., 2011). Exercise may also influence body-related psychological outcomes: meta-analytic evidence indicates that exercise can improve body image more broadly (Hausenblas &amp; Fallon, 2006), and individual intervention studies have reported reductions in SPA in female samples (e.g., Lindwall &amp; Lindgren, 2005). The present review therefore focuses on females across the lifespan and will consider both acute and repeated exercise exposure rather than assuming in advance that only long-term or trait-level effects are relevant.</w:t>
      </w:r>
    </w:p>
    <w:p w14:paraId="1F7FF8CB">
      <w:pPr>
        <w:pStyle w:val="3"/>
        <w:keepNext/>
        <w:keepLines/>
        <w:spacing w:line="480" w:lineRule="auto"/>
        <w:rPr>
          <w:rFonts w:ascii="Times New Roman Italic" w:hAnsi="Times New Roman Italic" w:cs="Times New Roman Italic"/>
          <w:b w:val="0"/>
          <w:bCs w:val="0"/>
          <w:i/>
          <w:iCs/>
          <w:szCs w:val="24"/>
          <w:rPrChange w:id="30" w:author="Ataraxia" w:date="2026-09-05T19:51:20Z">
            <w:rPr/>
          </w:rPrChange>
        </w:rPr>
        <w:pPrChange w:id="29" w:author="Ataraxia" w:date="2026-09-05T19:49:18Z">
          <w:pPr>
            <w:pStyle w:val="3"/>
            <w:keepNext/>
            <w:keepLines/>
          </w:pPr>
        </w:pPrChange>
      </w:pPr>
      <w:r>
        <w:rPr>
          <w:rFonts w:ascii="Times New Roman Italic" w:hAnsi="Times New Roman Italic" w:eastAsia="Times New Roman" w:cs="Times New Roman Italic"/>
          <w:b w:val="0"/>
          <w:bCs w:val="0"/>
          <w:i/>
          <w:iCs/>
          <w:sz w:val="24"/>
          <w:szCs w:val="24"/>
          <w:rPrChange w:id="31" w:author="Ataraxia" w:date="2026-09-05T19:51:20Z">
            <w:rPr>
              <w:rFonts w:ascii="Times New Roman" w:hAnsi="Times New Roman" w:eastAsia="Times New Roman"/>
              <w:b/>
              <w:sz w:val="24"/>
            </w:rPr>
          </w:rPrChange>
        </w:rPr>
        <w:t>Research Gap and Questions</w:t>
      </w:r>
    </w:p>
    <w:p w14:paraId="36B28B4B">
      <w:pPr>
        <w:spacing w:line="480" w:lineRule="auto"/>
        <w:ind w:firstLine="475"/>
        <w:jc w:val="left"/>
        <w:rPr>
          <w:rFonts w:ascii="Times New Roman Regular" w:hAnsi="Times New Roman Regular" w:cs="Times New Roman Regular"/>
          <w:szCs w:val="24"/>
          <w:rPrChange w:id="33" w:author="Ataraxia" w:date="2026-09-05T19:49:15Z">
            <w:rPr/>
          </w:rPrChange>
        </w:rPr>
        <w:pPrChange w:id="32" w:author="Ataraxia" w:date="2026-09-05T19:49:18Z">
          <w:pPr>
            <w:ind w:firstLine="475"/>
            <w:jc w:val="left"/>
          </w:pPr>
        </w:pPrChange>
      </w:pPr>
      <w:r>
        <w:rPr>
          <w:rFonts w:ascii="Times New Roman Regular" w:hAnsi="Times New Roman Regular" w:eastAsia="Times New Roman" w:cs="Times New Roman Regular"/>
          <w:sz w:val="24"/>
          <w:szCs w:val="24"/>
          <w:rPrChange w:id="34" w:author="Ataraxia" w:date="2026-09-05T19:49:15Z">
            <w:rPr>
              <w:rFonts w:ascii="Times New Roman" w:hAnsi="Times New Roman" w:eastAsia="Times New Roman"/>
              <w:sz w:val="24"/>
            </w:rPr>
          </w:rPrChange>
        </w:rPr>
        <w:t>Existing evidence remains fragmented for the specific question of whether exercise interventions reduce SPA in females. Sabiston et al. (2014) synthesised 126 SPA-related studies across measurement, theory, predictors, outcomes, and physical-activity behaviour, but did not conduct an intervention meta-analysis. Liu et al. (2025) systematically reviewed dance interventions and reported favourable SPA findings, but the review was restricted to dance and adults and did not conduct a meta-analysis because the included evidence was heterogeneous. A recent meta-analysis examined the association between physical activity and SPA in adolescents and young adults, but addressed correlational relationships rather than controlled exercise-intervention effects (Li et al., 2026). Thus, a focused quantitative synthesis across exercise modalities and female populations is still warranted.</w:t>
      </w:r>
    </w:p>
    <w:p w14:paraId="45C27F8E">
      <w:pPr>
        <w:keepLines/>
        <w:spacing w:line="480" w:lineRule="auto"/>
        <w:jc w:val="left"/>
        <w:rPr>
          <w:rFonts w:ascii="Times New Roman Regular" w:hAnsi="Times New Roman Regular" w:cs="Times New Roman Regular"/>
          <w:szCs w:val="24"/>
          <w:rPrChange w:id="36" w:author="Ataraxia" w:date="2026-09-05T19:49:15Z">
            <w:rPr/>
          </w:rPrChange>
        </w:rPr>
        <w:pPrChange w:id="35" w:author="Ataraxia" w:date="2026-09-05T19:49:18Z">
          <w:pPr>
            <w:keepLines/>
            <w:jc w:val="left"/>
          </w:pPr>
        </w:pPrChange>
      </w:pPr>
      <w:r>
        <w:rPr>
          <w:rFonts w:ascii="Times New Roman Regular" w:hAnsi="Times New Roman Regular" w:eastAsia="Times New Roman" w:cs="Times New Roman Regular"/>
          <w:sz w:val="24"/>
          <w:szCs w:val="24"/>
          <w:rPrChange w:id="37" w:author="Ataraxia" w:date="2026-09-05T19:49:15Z">
            <w:rPr>
              <w:rFonts w:ascii="Times New Roman" w:hAnsi="Times New Roman" w:eastAsia="Times New Roman"/>
              <w:sz w:val="24"/>
            </w:rPr>
          </w:rPrChange>
        </w:rPr>
        <w:t>RQ1: What are the effects of exercise interventions on social physique anxiety in females compared with control or comparison conditions?</w:t>
      </w:r>
    </w:p>
    <w:p w14:paraId="4ACD24F4">
      <w:pPr>
        <w:keepLines/>
        <w:spacing w:line="480" w:lineRule="auto"/>
        <w:jc w:val="left"/>
        <w:rPr>
          <w:rFonts w:ascii="Times New Roman Regular" w:hAnsi="Times New Roman Regular" w:cs="Times New Roman Regular"/>
          <w:szCs w:val="24"/>
          <w:rPrChange w:id="39" w:author="Ataraxia" w:date="2026-09-05T19:49:15Z">
            <w:rPr/>
          </w:rPrChange>
        </w:rPr>
        <w:pPrChange w:id="38" w:author="Ataraxia" w:date="2026-09-05T19:49:18Z">
          <w:pPr>
            <w:keepLines/>
            <w:jc w:val="left"/>
          </w:pPr>
        </w:pPrChange>
      </w:pPr>
      <w:r>
        <w:rPr>
          <w:rFonts w:ascii="Times New Roman Regular" w:hAnsi="Times New Roman Regular" w:eastAsia="Times New Roman" w:cs="Times New Roman Regular"/>
          <w:sz w:val="24"/>
          <w:szCs w:val="24"/>
          <w:rPrChange w:id="40" w:author="Ataraxia" w:date="2026-09-05T19:49:15Z">
            <w:rPr>
              <w:rFonts w:ascii="Times New Roman" w:hAnsi="Times New Roman" w:eastAsia="Times New Roman"/>
              <w:sz w:val="24"/>
            </w:rPr>
          </w:rPrChange>
        </w:rPr>
        <w:t>RQ2: Do effects vary according to prespecified intervention, participant, comparator, outcome-measure, or study-design characteristics when sufficient independent studies are available?</w:t>
      </w:r>
    </w:p>
    <w:p w14:paraId="6E11BE97">
      <w:pPr>
        <w:pStyle w:val="3"/>
        <w:keepNext/>
        <w:keepLines/>
        <w:spacing w:line="480" w:lineRule="auto"/>
        <w:rPr>
          <w:rFonts w:ascii="Times New Roman Italic" w:hAnsi="Times New Roman Italic" w:cs="Times New Roman Italic"/>
          <w:b w:val="0"/>
          <w:bCs w:val="0"/>
          <w:i/>
          <w:iCs/>
          <w:szCs w:val="24"/>
          <w:rPrChange w:id="42" w:author="Ataraxia" w:date="2026-09-05T19:51:25Z">
            <w:rPr/>
          </w:rPrChange>
        </w:rPr>
        <w:pPrChange w:id="41" w:author="Ataraxia" w:date="2026-09-05T19:49:18Z">
          <w:pPr>
            <w:pStyle w:val="3"/>
            <w:keepNext/>
            <w:keepLines/>
          </w:pPr>
        </w:pPrChange>
      </w:pPr>
      <w:r>
        <w:rPr>
          <w:rFonts w:ascii="Times New Roman Italic" w:hAnsi="Times New Roman Italic" w:eastAsia="Times New Roman" w:cs="Times New Roman Italic"/>
          <w:b w:val="0"/>
          <w:bCs w:val="0"/>
          <w:i/>
          <w:iCs/>
          <w:sz w:val="24"/>
          <w:szCs w:val="24"/>
          <w:rPrChange w:id="43" w:author="Ataraxia" w:date="2026-09-05T19:51:25Z">
            <w:rPr>
              <w:rFonts w:ascii="Times New Roman" w:hAnsi="Times New Roman" w:eastAsia="Times New Roman"/>
              <w:b/>
              <w:sz w:val="24"/>
            </w:rPr>
          </w:rPrChange>
        </w:rPr>
        <w:t>Research Objectives</w:t>
      </w:r>
    </w:p>
    <w:p w14:paraId="5D3ACD2C">
      <w:pPr>
        <w:keepLines/>
        <w:spacing w:line="480" w:lineRule="auto"/>
        <w:jc w:val="left"/>
        <w:rPr>
          <w:rFonts w:ascii="Times New Roman Regular" w:hAnsi="Times New Roman Regular" w:cs="Times New Roman Regular"/>
          <w:szCs w:val="24"/>
          <w:rPrChange w:id="45" w:author="Ataraxia" w:date="2026-09-05T19:49:15Z">
            <w:rPr/>
          </w:rPrChange>
        </w:rPr>
        <w:pPrChange w:id="44" w:author="Ataraxia" w:date="2026-09-05T19:49:18Z">
          <w:pPr>
            <w:keepLines/>
            <w:jc w:val="left"/>
          </w:pPr>
        </w:pPrChange>
      </w:pPr>
      <w:r>
        <w:rPr>
          <w:rFonts w:ascii="Times New Roman Regular" w:hAnsi="Times New Roman Regular" w:eastAsia="Times New Roman" w:cs="Times New Roman Regular"/>
          <w:sz w:val="24"/>
          <w:szCs w:val="24"/>
          <w:rPrChange w:id="46" w:author="Ataraxia" w:date="2026-09-05T19:49:15Z">
            <w:rPr>
              <w:rFonts w:ascii="Times New Roman" w:hAnsi="Times New Roman" w:eastAsia="Times New Roman"/>
              <w:sz w:val="24"/>
            </w:rPr>
          </w:rPrChange>
        </w:rPr>
        <w:t>RO1: To systematically evaluate and quantitatively synthesise the effects of exercise interventions on social physique anxiety in females.</w:t>
      </w:r>
    </w:p>
    <w:p w14:paraId="10ECA63B">
      <w:pPr>
        <w:keepLines/>
        <w:spacing w:line="480" w:lineRule="auto"/>
        <w:jc w:val="left"/>
        <w:rPr>
          <w:rFonts w:ascii="Times New Roman Regular" w:hAnsi="Times New Roman Regular" w:cs="Times New Roman Regular"/>
          <w:szCs w:val="24"/>
          <w:rPrChange w:id="48" w:author="Ataraxia" w:date="2026-09-05T19:49:15Z">
            <w:rPr/>
          </w:rPrChange>
        </w:rPr>
        <w:pPrChange w:id="47" w:author="Ataraxia" w:date="2026-09-05T19:49:18Z">
          <w:pPr>
            <w:keepLines/>
            <w:jc w:val="left"/>
          </w:pPr>
        </w:pPrChange>
      </w:pPr>
      <w:r>
        <w:rPr>
          <w:rFonts w:ascii="Times New Roman Regular" w:hAnsi="Times New Roman Regular" w:eastAsia="Times New Roman" w:cs="Times New Roman Regular"/>
          <w:sz w:val="24"/>
          <w:szCs w:val="24"/>
          <w:rPrChange w:id="49" w:author="Ataraxia" w:date="2026-09-05T19:49:15Z">
            <w:rPr>
              <w:rFonts w:ascii="Times New Roman" w:hAnsi="Times New Roman" w:eastAsia="Times New Roman"/>
              <w:sz w:val="24"/>
            </w:rPr>
          </w:rPrChange>
        </w:rPr>
        <w:t>RO2: To explore whether effect estimates differ according to acute versus repeated exercise exposure, exercise modality, age group, comparator type, SPA measurement type (state versus trait), and study design, with secondary analyses limited to modifiers supported by sufficient independent studies.</w:t>
      </w:r>
    </w:p>
    <w:p w14:paraId="706AD620">
      <w:pPr>
        <w:pStyle w:val="3"/>
        <w:keepNext/>
        <w:keepLines/>
        <w:spacing w:line="480" w:lineRule="auto"/>
        <w:rPr>
          <w:rFonts w:ascii="Times New Roman Italic" w:hAnsi="Times New Roman Italic" w:cs="Times New Roman Italic"/>
          <w:b w:val="0"/>
          <w:bCs w:val="0"/>
          <w:i/>
          <w:iCs/>
          <w:szCs w:val="24"/>
          <w:rPrChange w:id="51" w:author="Ataraxia" w:date="2026-09-05T19:51:30Z">
            <w:rPr/>
          </w:rPrChange>
        </w:rPr>
        <w:pPrChange w:id="50" w:author="Ataraxia" w:date="2026-09-05T19:49:18Z">
          <w:pPr>
            <w:pStyle w:val="3"/>
            <w:keepNext/>
            <w:keepLines/>
          </w:pPr>
        </w:pPrChange>
      </w:pPr>
      <w:r>
        <w:rPr>
          <w:rFonts w:ascii="Times New Roman Italic" w:hAnsi="Times New Roman Italic" w:eastAsia="Times New Roman" w:cs="Times New Roman Italic"/>
          <w:b w:val="0"/>
          <w:bCs w:val="0"/>
          <w:i/>
          <w:iCs/>
          <w:sz w:val="24"/>
          <w:szCs w:val="24"/>
          <w:rPrChange w:id="52" w:author="Ataraxia" w:date="2026-09-05T19:51:30Z">
            <w:rPr>
              <w:rFonts w:ascii="Times New Roman" w:hAnsi="Times New Roman" w:eastAsia="Times New Roman"/>
              <w:b/>
              <w:sz w:val="24"/>
            </w:rPr>
          </w:rPrChange>
        </w:rPr>
        <w:t>Hypotheses</w:t>
      </w:r>
    </w:p>
    <w:p w14:paraId="4CA0D33E">
      <w:pPr>
        <w:keepLines/>
        <w:spacing w:line="480" w:lineRule="auto"/>
        <w:jc w:val="left"/>
        <w:rPr>
          <w:rFonts w:ascii="Times New Roman Regular" w:hAnsi="Times New Roman Regular" w:cs="Times New Roman Regular"/>
          <w:szCs w:val="24"/>
          <w:rPrChange w:id="54" w:author="Ataraxia" w:date="2026-09-05T19:49:15Z">
            <w:rPr/>
          </w:rPrChange>
        </w:rPr>
        <w:pPrChange w:id="53" w:author="Ataraxia" w:date="2026-09-05T19:49:18Z">
          <w:pPr>
            <w:keepLines/>
            <w:jc w:val="left"/>
          </w:pPr>
        </w:pPrChange>
      </w:pPr>
      <w:r>
        <w:rPr>
          <w:rFonts w:ascii="Times New Roman Regular" w:hAnsi="Times New Roman Regular" w:eastAsia="Times New Roman" w:cs="Times New Roman Regular"/>
          <w:sz w:val="24"/>
          <w:szCs w:val="24"/>
          <w:rPrChange w:id="55" w:author="Ataraxia" w:date="2026-09-05T19:49:15Z">
            <w:rPr>
              <w:rFonts w:ascii="Times New Roman" w:hAnsi="Times New Roman" w:eastAsia="Times New Roman"/>
              <w:sz w:val="24"/>
            </w:rPr>
          </w:rPrChange>
        </w:rPr>
        <w:t>H1: Exercise interventions will, on average, be associated with lower social physique anxiety in females compared with control or comparison conditions.</w:t>
      </w:r>
    </w:p>
    <w:p w14:paraId="4E7D2B49">
      <w:pPr>
        <w:keepLines/>
        <w:spacing w:line="480" w:lineRule="auto"/>
        <w:jc w:val="left"/>
        <w:rPr>
          <w:ins w:id="57" w:author="Ataraxia" w:date="2026-09-05T19:53:02Z"/>
          <w:rFonts w:ascii="Times New Roman Regular" w:hAnsi="Times New Roman Regular" w:eastAsia="Times New Roman" w:cs="Times New Roman Regular"/>
          <w:sz w:val="24"/>
          <w:szCs w:val="24"/>
        </w:rPr>
        <w:pPrChange w:id="56" w:author="Ataraxia" w:date="2026-09-05T19:49:18Z">
          <w:pPr>
            <w:keepLines/>
            <w:jc w:val="left"/>
          </w:pPr>
        </w:pPrChange>
      </w:pPr>
      <w:r>
        <w:rPr>
          <w:rFonts w:ascii="Times New Roman Regular" w:hAnsi="Times New Roman Regular" w:eastAsia="Times New Roman" w:cs="Times New Roman Regular"/>
          <w:sz w:val="24"/>
          <w:szCs w:val="24"/>
          <w:rPrChange w:id="58" w:author="Ataraxia" w:date="2026-09-05T19:49:15Z">
            <w:rPr>
              <w:rFonts w:ascii="Times New Roman" w:hAnsi="Times New Roman" w:eastAsia="Times New Roman"/>
              <w:sz w:val="24"/>
            </w:rPr>
          </w:rPrChange>
        </w:rPr>
        <w:t>H2: The magnitude of the effect will vary across prespecified intervention exposure, exercise modality, participant age, comparator type, SPA measurement type, and study design. Because moderator evidence is expected to be heterogeneous, the direction of these differences will be treated as exploratory rather than assumed in advance.</w:t>
      </w:r>
    </w:p>
    <w:p w14:paraId="58DA8176">
      <w:pPr>
        <w:keepLines/>
        <w:spacing w:line="480" w:lineRule="auto"/>
        <w:jc w:val="left"/>
        <w:rPr>
          <w:ins w:id="60" w:author="Ataraxia" w:date="2026-09-05T19:51:33Z"/>
          <w:rFonts w:ascii="Times New Roman Regular" w:hAnsi="Times New Roman Regular" w:eastAsia="Times New Roman" w:cs="Times New Roman Regular"/>
          <w:sz w:val="24"/>
          <w:szCs w:val="24"/>
        </w:rPr>
        <w:pPrChange w:id="59" w:author="Ataraxia" w:date="2026-09-05T19:49:18Z">
          <w:pPr>
            <w:keepLines/>
            <w:jc w:val="left"/>
          </w:pPr>
        </w:pPrChange>
      </w:pPr>
    </w:p>
    <w:p w14:paraId="7BCEBB20">
      <w:pPr>
        <w:keepLines/>
        <w:numPr>
          <w:ilvl w:val="0"/>
          <w:numId w:val="8"/>
          <w:ins w:id="62" w:author="Ataraxia" w:date="2026-09-05T21:39:13Z"/>
        </w:numPr>
        <w:spacing w:line="480" w:lineRule="auto"/>
        <w:jc w:val="left"/>
        <w:rPr>
          <w:rFonts w:hint="default" w:ascii="Times New Roman Bold" w:hAnsi="Times New Roman Bold" w:eastAsia="宋体" w:cs="Times New Roman Bold"/>
          <w:b/>
          <w:bCs/>
          <w:szCs w:val="24"/>
          <w:lang w:eastAsia="zh-CN"/>
          <w:rPrChange w:id="63" w:author="Ataraxia" w:date="2026-09-05T19:51:39Z">
            <w:rPr/>
          </w:rPrChange>
        </w:rPr>
        <w:pPrChange w:id="61" w:author="Ataraxia" w:date="2026-09-05T21:36:56Z">
          <w:pPr>
            <w:keepLines/>
            <w:jc w:val="left"/>
          </w:pPr>
        </w:pPrChange>
      </w:pPr>
      <w:ins w:id="64" w:author="Ataraxia" w:date="2026-09-05T19:51:34Z">
        <w:commentRangeStart w:id="0"/>
        <w:r>
          <w:rPr>
            <w:rFonts w:hint="default" w:ascii="Times New Roman Bold" w:hAnsi="Times New Roman Bold" w:eastAsia="宋体" w:cs="Times New Roman Bold"/>
            <w:b/>
            <w:bCs/>
            <w:sz w:val="24"/>
            <w:szCs w:val="24"/>
            <w:lang w:val="en-US" w:eastAsia="zh-CN"/>
            <w:rPrChange w:id="65" w:author="Ataraxia" w:date="2026-09-05T19:51:39Z">
              <w:rPr>
                <w:rFonts w:hint="eastAsia" w:ascii="Times New Roman Regular" w:hAnsi="Times New Roman Regular" w:eastAsia="宋体" w:cs="Times New Roman Regular"/>
                <w:sz w:val="24"/>
                <w:szCs w:val="24"/>
                <w:lang w:val="en-US" w:eastAsia="zh-CN"/>
              </w:rPr>
            </w:rPrChange>
          </w:rPr>
          <w:t>M</w:t>
        </w:r>
      </w:ins>
      <w:ins w:id="67" w:author="Ataraxia" w:date="2026-09-05T19:51:35Z">
        <w:r>
          <w:rPr>
            <w:rFonts w:hint="default" w:ascii="Times New Roman Bold" w:hAnsi="Times New Roman Bold" w:eastAsia="宋体" w:cs="Times New Roman Bold"/>
            <w:b/>
            <w:bCs/>
            <w:sz w:val="24"/>
            <w:szCs w:val="24"/>
            <w:lang w:val="en-US" w:eastAsia="zh-CN"/>
            <w:rPrChange w:id="68" w:author="Ataraxia" w:date="2026-09-05T19:51:39Z">
              <w:rPr>
                <w:rFonts w:hint="eastAsia" w:ascii="Times New Roman Regular" w:hAnsi="Times New Roman Regular" w:eastAsia="宋体" w:cs="Times New Roman Regular"/>
                <w:sz w:val="24"/>
                <w:szCs w:val="24"/>
                <w:lang w:val="en-US" w:eastAsia="zh-CN"/>
              </w:rPr>
            </w:rPrChange>
          </w:rPr>
          <w:t>etho</w:t>
        </w:r>
      </w:ins>
      <w:ins w:id="70" w:author="Ataraxia" w:date="2026-09-05T19:51:36Z">
        <w:r>
          <w:rPr>
            <w:rFonts w:hint="default" w:ascii="Times New Roman Bold" w:hAnsi="Times New Roman Bold" w:eastAsia="宋体" w:cs="Times New Roman Bold"/>
            <w:b/>
            <w:bCs/>
            <w:sz w:val="24"/>
            <w:szCs w:val="24"/>
            <w:lang w:val="en-US" w:eastAsia="zh-CN"/>
            <w:rPrChange w:id="71" w:author="Ataraxia" w:date="2026-09-05T19:51:39Z">
              <w:rPr>
                <w:rFonts w:hint="eastAsia" w:ascii="Times New Roman Regular" w:hAnsi="Times New Roman Regular" w:eastAsia="宋体" w:cs="Times New Roman Regular"/>
                <w:sz w:val="24"/>
                <w:szCs w:val="24"/>
                <w:lang w:val="en-US" w:eastAsia="zh-CN"/>
              </w:rPr>
            </w:rPrChange>
          </w:rPr>
          <w:t>d</w:t>
        </w:r>
      </w:ins>
      <w:ins w:id="73" w:author="Ataraxia" w:date="2026-09-05T19:51:49Z">
        <w:r>
          <w:rPr>
            <w:rFonts w:hint="eastAsia" w:ascii="Times New Roman Bold" w:hAnsi="Times New Roman Bold" w:eastAsia="宋体" w:cs="Times New Roman Bold"/>
            <w:b/>
            <w:bCs/>
            <w:sz w:val="24"/>
            <w:szCs w:val="24"/>
            <w:lang w:val="en-US" w:eastAsia="zh-CN"/>
          </w:rPr>
          <w:t>s</w:t>
        </w:r>
        <w:commentRangeEnd w:id="0"/>
      </w:ins>
      <w:r>
        <w:commentReference w:id="0"/>
      </w:r>
    </w:p>
    <w:p w14:paraId="200025D0">
      <w:pPr>
        <w:pStyle w:val="3"/>
        <w:keepNext/>
        <w:keepLines/>
        <w:spacing w:line="480" w:lineRule="auto"/>
        <w:rPr>
          <w:del w:id="75" w:author="Ataraxia" w:date="2026-09-05T21:39:03Z"/>
          <w:rFonts w:ascii="Times New Roman Italic" w:hAnsi="Times New Roman Italic" w:cs="Times New Roman Italic"/>
          <w:b w:val="0"/>
          <w:bCs w:val="0"/>
          <w:i/>
          <w:iCs/>
          <w:szCs w:val="24"/>
          <w:rPrChange w:id="76" w:author="Ataraxia" w:date="2026-09-05T19:51:54Z">
            <w:rPr>
              <w:del w:id="77" w:author="Ataraxia" w:date="2026-09-05T21:39:03Z"/>
            </w:rPr>
          </w:rPrChange>
        </w:rPr>
        <w:pPrChange w:id="74" w:author="Ataraxia" w:date="2026-09-05T19:49:18Z">
          <w:pPr>
            <w:pStyle w:val="3"/>
            <w:keepNext/>
            <w:keepLines/>
          </w:pPr>
        </w:pPrChange>
      </w:pPr>
      <w:del w:id="78" w:author="Ataraxia" w:date="2026-09-05T21:39:03Z">
        <w:r>
          <w:rPr>
            <w:rFonts w:ascii="Times New Roman Italic" w:hAnsi="Times New Roman Italic" w:eastAsia="Times New Roman" w:cs="Times New Roman Italic"/>
            <w:b w:val="0"/>
            <w:bCs w:val="0"/>
            <w:i/>
            <w:iCs/>
            <w:sz w:val="24"/>
            <w:szCs w:val="24"/>
            <w:rPrChange w:id="79" w:author="Ataraxia" w:date="2026-09-05T19:51:54Z">
              <w:rPr>
                <w:rFonts w:ascii="Times New Roman" w:hAnsi="Times New Roman" w:eastAsia="Times New Roman"/>
                <w:b/>
                <w:sz w:val="24"/>
              </w:rPr>
            </w:rPrChange>
          </w:rPr>
          <w:delText>Proposed Meta-analysis Approach</w:delText>
        </w:r>
      </w:del>
    </w:p>
    <w:p w14:paraId="3625ACD8">
      <w:pPr>
        <w:spacing w:line="480" w:lineRule="auto"/>
        <w:ind w:firstLine="475"/>
        <w:jc w:val="left"/>
        <w:rPr>
          <w:del w:id="82" w:author="Ataraxia" w:date="2026-09-05T21:40:54Z"/>
          <w:rFonts w:ascii="Times New Roman Regular" w:hAnsi="Times New Roman Regular" w:cs="Times New Roman Regular"/>
          <w:szCs w:val="24"/>
          <w:rPrChange w:id="83" w:author="Ataraxia" w:date="2026-09-05T19:49:15Z">
            <w:rPr>
              <w:del w:id="84" w:author="Ataraxia" w:date="2026-09-05T21:40:54Z"/>
            </w:rPr>
          </w:rPrChange>
        </w:rPr>
        <w:pPrChange w:id="81" w:author="Ataraxia" w:date="2026-09-05T19:49:18Z">
          <w:pPr>
            <w:ind w:firstLine="475"/>
            <w:jc w:val="left"/>
          </w:pPr>
        </w:pPrChange>
      </w:pPr>
      <w:r>
        <w:rPr>
          <w:rFonts w:ascii="Times New Roman Regular" w:hAnsi="Times New Roman Regular" w:eastAsia="Times New Roman" w:cs="Times New Roman Regular"/>
          <w:sz w:val="24"/>
          <w:szCs w:val="24"/>
          <w:rPrChange w:id="85" w:author="Ataraxia" w:date="2026-09-05T19:49:15Z">
            <w:rPr>
              <w:rFonts w:ascii="Times New Roman" w:hAnsi="Times New Roman" w:eastAsia="Times New Roman"/>
              <w:sz w:val="24"/>
            </w:rPr>
          </w:rPrChange>
        </w:rPr>
        <w:t xml:space="preserve">The </w:t>
      </w:r>
      <w:ins w:id="86" w:author="Ataraxia" w:date="2026-09-05T21:37:45Z">
        <w:r>
          <w:rPr>
            <w:rFonts w:hint="eastAsia" w:ascii="Times New Roman Regular" w:hAnsi="Times New Roman Regular" w:eastAsia="宋体" w:cs="Times New Roman Regular"/>
            <w:sz w:val="24"/>
            <w:szCs w:val="24"/>
            <w:lang w:val="en-US" w:eastAsia="zh-CN"/>
          </w:rPr>
          <w:t>p</w:t>
        </w:r>
      </w:ins>
      <w:ins w:id="87" w:author="Ataraxia" w:date="2026-09-05T21:37:46Z">
        <w:r>
          <w:rPr>
            <w:rFonts w:hint="eastAsia" w:ascii="Times New Roman Regular" w:hAnsi="Times New Roman Regular" w:eastAsia="宋体" w:cs="Times New Roman Regular"/>
            <w:sz w:val="24"/>
            <w:szCs w:val="24"/>
            <w:lang w:val="en-US" w:eastAsia="zh-CN"/>
          </w:rPr>
          <w:t>rese</w:t>
        </w:r>
      </w:ins>
      <w:ins w:id="88" w:author="Ataraxia" w:date="2026-09-05T21:37:47Z">
        <w:r>
          <w:rPr>
            <w:rFonts w:hint="eastAsia" w:ascii="Times New Roman Regular" w:hAnsi="Times New Roman Regular" w:eastAsia="宋体" w:cs="Times New Roman Regular"/>
            <w:sz w:val="24"/>
            <w:szCs w:val="24"/>
            <w:lang w:val="en-US" w:eastAsia="zh-CN"/>
          </w:rPr>
          <w:t>nt</w:t>
        </w:r>
      </w:ins>
      <w:ins w:id="89" w:author="Ataraxia" w:date="2026-09-05T21:37:48Z">
        <w:r>
          <w:rPr>
            <w:rFonts w:hint="eastAsia" w:ascii="Times New Roman Regular" w:hAnsi="Times New Roman Regular" w:eastAsia="宋体" w:cs="Times New Roman Regular"/>
            <w:sz w:val="24"/>
            <w:szCs w:val="24"/>
            <w:lang w:val="en-US" w:eastAsia="zh-CN"/>
          </w:rPr>
          <w:t xml:space="preserve"> study</w:t>
        </w:r>
      </w:ins>
      <w:del w:id="90" w:author="Ataraxia" w:date="2026-09-05T21:37:37Z">
        <w:r>
          <w:rPr>
            <w:rFonts w:ascii="Times New Roman Regular" w:hAnsi="Times New Roman Regular" w:eastAsia="Times New Roman" w:cs="Times New Roman Regular"/>
            <w:sz w:val="24"/>
            <w:szCs w:val="24"/>
            <w:rPrChange w:id="91" w:author="Ataraxia" w:date="2026-09-05T19:49:15Z">
              <w:rPr>
                <w:rFonts w:ascii="Times New Roman" w:hAnsi="Times New Roman" w:eastAsia="Times New Roman"/>
                <w:sz w:val="24"/>
              </w:rPr>
            </w:rPrChange>
          </w:rPr>
          <w:delText>r</w:delText>
        </w:r>
      </w:del>
      <w:del w:id="93" w:author="Ataraxia" w:date="2026-09-05T21:37:37Z">
        <w:r>
          <w:rPr>
            <w:rFonts w:ascii="Times New Roman Regular" w:hAnsi="Times New Roman Regular" w:eastAsia="Times New Roman" w:cs="Times New Roman Regular"/>
            <w:sz w:val="24"/>
            <w:szCs w:val="24"/>
            <w:rPrChange w:id="94" w:author="Ataraxia" w:date="2026-09-05T19:49:15Z">
              <w:rPr>
                <w:rFonts w:ascii="Times New Roman" w:hAnsi="Times New Roman" w:eastAsia="Times New Roman"/>
                <w:sz w:val="24"/>
              </w:rPr>
            </w:rPrChange>
          </w:rPr>
          <w:delText>e</w:delText>
        </w:r>
      </w:del>
      <w:del w:id="96" w:author="Ataraxia" w:date="2026-09-05T21:37:37Z">
        <w:r>
          <w:rPr>
            <w:rFonts w:ascii="Times New Roman Regular" w:hAnsi="Times New Roman Regular" w:eastAsia="Times New Roman" w:cs="Times New Roman Regular"/>
            <w:sz w:val="24"/>
            <w:szCs w:val="24"/>
            <w:rPrChange w:id="97" w:author="Ataraxia" w:date="2026-09-05T19:49:15Z">
              <w:rPr>
                <w:rFonts w:ascii="Times New Roman" w:hAnsi="Times New Roman" w:eastAsia="Times New Roman"/>
                <w:sz w:val="24"/>
              </w:rPr>
            </w:rPrChange>
          </w:rPr>
          <w:delText>v</w:delText>
        </w:r>
      </w:del>
      <w:del w:id="99" w:author="Ataraxia" w:date="2026-09-05T21:37:37Z">
        <w:r>
          <w:rPr>
            <w:rFonts w:ascii="Times New Roman Regular" w:hAnsi="Times New Roman Regular" w:eastAsia="Times New Roman" w:cs="Times New Roman Regular"/>
            <w:sz w:val="24"/>
            <w:szCs w:val="24"/>
            <w:rPrChange w:id="100" w:author="Ataraxia" w:date="2026-09-05T19:49:15Z">
              <w:rPr>
                <w:rFonts w:ascii="Times New Roman" w:hAnsi="Times New Roman" w:eastAsia="Times New Roman"/>
                <w:sz w:val="24"/>
              </w:rPr>
            </w:rPrChange>
          </w:rPr>
          <w:delText>i</w:delText>
        </w:r>
      </w:del>
      <w:del w:id="102" w:author="Ataraxia" w:date="2026-09-05T21:37:37Z">
        <w:r>
          <w:rPr>
            <w:rFonts w:ascii="Times New Roman Regular" w:hAnsi="Times New Roman Regular" w:eastAsia="Times New Roman" w:cs="Times New Roman Regular"/>
            <w:sz w:val="24"/>
            <w:szCs w:val="24"/>
            <w:rPrChange w:id="103" w:author="Ataraxia" w:date="2026-09-05T19:49:15Z">
              <w:rPr>
                <w:rFonts w:ascii="Times New Roman" w:hAnsi="Times New Roman" w:eastAsia="Times New Roman"/>
                <w:sz w:val="24"/>
              </w:rPr>
            </w:rPrChange>
          </w:rPr>
          <w:delText>e</w:delText>
        </w:r>
      </w:del>
      <w:del w:id="105" w:author="Ataraxia" w:date="2026-09-05T21:37:37Z">
        <w:r>
          <w:rPr>
            <w:rFonts w:ascii="Times New Roman Regular" w:hAnsi="Times New Roman Regular" w:eastAsia="Times New Roman" w:cs="Times New Roman Regular"/>
            <w:sz w:val="24"/>
            <w:szCs w:val="24"/>
            <w:rPrChange w:id="106" w:author="Ataraxia" w:date="2026-09-05T19:49:15Z">
              <w:rPr>
                <w:rFonts w:ascii="Times New Roman" w:hAnsi="Times New Roman" w:eastAsia="Times New Roman"/>
                <w:sz w:val="24"/>
              </w:rPr>
            </w:rPrChange>
          </w:rPr>
          <w:delText>w</w:delText>
        </w:r>
      </w:del>
      <w:r>
        <w:rPr>
          <w:rFonts w:ascii="Times New Roman Regular" w:hAnsi="Times New Roman Regular" w:eastAsia="Times New Roman" w:cs="Times New Roman Regular"/>
          <w:sz w:val="24"/>
          <w:szCs w:val="24"/>
          <w:rPrChange w:id="108" w:author="Ataraxia" w:date="2026-09-05T19:49:15Z">
            <w:rPr>
              <w:rFonts w:ascii="Times New Roman" w:hAnsi="Times New Roman" w:eastAsia="Times New Roman"/>
              <w:sz w:val="24"/>
            </w:rPr>
          </w:rPrChange>
        </w:rPr>
        <w:t xml:space="preserve"> will be conducted and reported in accordance with </w:t>
      </w:r>
      <w:ins w:id="109" w:author="Ataraxia" w:date="2026-09-05T21:38:10Z">
        <w:r>
          <w:rPr>
            <w:rFonts w:hint="eastAsia" w:ascii="Times New Roman Regular" w:hAnsi="Times New Roman Regular" w:eastAsia="宋体" w:cs="Times New Roman Regular"/>
            <w:sz w:val="24"/>
            <w:szCs w:val="24"/>
            <w:lang w:val="en-US" w:eastAsia="zh-CN"/>
          </w:rPr>
          <w:t xml:space="preserve">the </w:t>
        </w:r>
      </w:ins>
      <w:ins w:id="110" w:author="Ataraxia" w:date="2026-09-05T21:38:13Z">
        <w:r>
          <w:rPr>
            <w:rFonts w:hint="eastAsia" w:ascii="Times New Roman Regular" w:hAnsi="Times New Roman Regular" w:eastAsia="宋体" w:cs="Times New Roman Regular"/>
            <w:sz w:val="24"/>
            <w:szCs w:val="24"/>
            <w:lang w:val="en-US" w:eastAsia="zh-CN"/>
          </w:rPr>
          <w:t>Pre</w:t>
        </w:r>
      </w:ins>
      <w:ins w:id="111" w:author="Ataraxia" w:date="2026-09-05T21:38:19Z">
        <w:r>
          <w:rPr>
            <w:rFonts w:hint="eastAsia" w:ascii="Times New Roman Regular" w:hAnsi="Times New Roman Regular" w:eastAsia="宋体" w:cs="Times New Roman Regular"/>
            <w:sz w:val="24"/>
            <w:szCs w:val="24"/>
            <w:lang w:val="en-US" w:eastAsia="zh-CN"/>
          </w:rPr>
          <w:t>f</w:t>
        </w:r>
      </w:ins>
      <w:ins w:id="112" w:author="Ataraxia" w:date="2026-09-05T21:38:20Z">
        <w:r>
          <w:rPr>
            <w:rFonts w:hint="eastAsia" w:ascii="Times New Roman Regular" w:hAnsi="Times New Roman Regular" w:eastAsia="宋体" w:cs="Times New Roman Regular"/>
            <w:sz w:val="24"/>
            <w:szCs w:val="24"/>
            <w:lang w:val="en-US" w:eastAsia="zh-CN"/>
          </w:rPr>
          <w:t>err</w:t>
        </w:r>
      </w:ins>
      <w:ins w:id="113" w:author="Ataraxia" w:date="2026-09-05T21:38:21Z">
        <w:r>
          <w:rPr>
            <w:rFonts w:hint="eastAsia" w:ascii="Times New Roman Regular" w:hAnsi="Times New Roman Regular" w:eastAsia="宋体" w:cs="Times New Roman Regular"/>
            <w:sz w:val="24"/>
            <w:szCs w:val="24"/>
            <w:lang w:val="en-US" w:eastAsia="zh-CN"/>
          </w:rPr>
          <w:t xml:space="preserve">ed </w:t>
        </w:r>
      </w:ins>
      <w:ins w:id="114" w:author="Ataraxia" w:date="2026-09-05T21:38:22Z">
        <w:r>
          <w:rPr>
            <w:rFonts w:hint="eastAsia" w:ascii="Times New Roman Regular" w:hAnsi="Times New Roman Regular" w:eastAsia="宋体" w:cs="Times New Roman Regular"/>
            <w:sz w:val="24"/>
            <w:szCs w:val="24"/>
            <w:lang w:val="en-US" w:eastAsia="zh-CN"/>
          </w:rPr>
          <w:t>Repo</w:t>
        </w:r>
      </w:ins>
      <w:ins w:id="115" w:author="Ataraxia" w:date="2026-09-05T21:38:23Z">
        <w:r>
          <w:rPr>
            <w:rFonts w:hint="eastAsia" w:ascii="Times New Roman Regular" w:hAnsi="Times New Roman Regular" w:eastAsia="宋体" w:cs="Times New Roman Regular"/>
            <w:sz w:val="24"/>
            <w:szCs w:val="24"/>
            <w:lang w:val="en-US" w:eastAsia="zh-CN"/>
          </w:rPr>
          <w:t xml:space="preserve">rting </w:t>
        </w:r>
      </w:ins>
      <w:ins w:id="116" w:author="Ataraxia" w:date="2026-09-05T21:38:24Z">
        <w:r>
          <w:rPr>
            <w:rFonts w:hint="eastAsia" w:ascii="Times New Roman Regular" w:hAnsi="Times New Roman Regular" w:eastAsia="宋体" w:cs="Times New Roman Regular"/>
            <w:sz w:val="24"/>
            <w:szCs w:val="24"/>
            <w:lang w:val="en-US" w:eastAsia="zh-CN"/>
          </w:rPr>
          <w:t>I</w:t>
        </w:r>
      </w:ins>
      <w:ins w:id="117" w:author="Ataraxia" w:date="2026-09-05T21:38:25Z">
        <w:r>
          <w:rPr>
            <w:rFonts w:hint="eastAsia" w:ascii="Times New Roman Regular" w:hAnsi="Times New Roman Regular" w:eastAsia="宋体" w:cs="Times New Roman Regular"/>
            <w:sz w:val="24"/>
            <w:szCs w:val="24"/>
            <w:lang w:val="en-US" w:eastAsia="zh-CN"/>
          </w:rPr>
          <w:t>te</w:t>
        </w:r>
      </w:ins>
      <w:ins w:id="118" w:author="Ataraxia" w:date="2026-09-05T21:38:26Z">
        <w:r>
          <w:rPr>
            <w:rFonts w:hint="eastAsia" w:ascii="Times New Roman Regular" w:hAnsi="Times New Roman Regular" w:eastAsia="宋体" w:cs="Times New Roman Regular"/>
            <w:sz w:val="24"/>
            <w:szCs w:val="24"/>
            <w:lang w:val="en-US" w:eastAsia="zh-CN"/>
          </w:rPr>
          <w:t xml:space="preserve">ms </w:t>
        </w:r>
      </w:ins>
      <w:ins w:id="119" w:author="Ataraxia" w:date="2026-09-05T21:38:27Z">
        <w:r>
          <w:rPr>
            <w:rFonts w:hint="eastAsia" w:ascii="Times New Roman Regular" w:hAnsi="Times New Roman Regular" w:eastAsia="宋体" w:cs="Times New Roman Regular"/>
            <w:sz w:val="24"/>
            <w:szCs w:val="24"/>
            <w:lang w:val="en-US" w:eastAsia="zh-CN"/>
          </w:rPr>
          <w:t xml:space="preserve">for </w:t>
        </w:r>
      </w:ins>
      <w:ins w:id="120" w:author="Ataraxia" w:date="2026-09-05T21:38:28Z">
        <w:r>
          <w:rPr>
            <w:rFonts w:hint="eastAsia" w:ascii="Times New Roman Regular" w:hAnsi="Times New Roman Regular" w:eastAsia="宋体" w:cs="Times New Roman Regular"/>
            <w:sz w:val="24"/>
            <w:szCs w:val="24"/>
            <w:lang w:val="en-US" w:eastAsia="zh-CN"/>
          </w:rPr>
          <w:t>Sy</w:t>
        </w:r>
      </w:ins>
      <w:ins w:id="121" w:author="Ataraxia" w:date="2026-09-05T21:38:30Z">
        <w:r>
          <w:rPr>
            <w:rFonts w:hint="eastAsia" w:ascii="Times New Roman Regular" w:hAnsi="Times New Roman Regular" w:eastAsia="宋体" w:cs="Times New Roman Regular"/>
            <w:sz w:val="24"/>
            <w:szCs w:val="24"/>
            <w:lang w:val="en-US" w:eastAsia="zh-CN"/>
          </w:rPr>
          <w:t>ste</w:t>
        </w:r>
      </w:ins>
      <w:ins w:id="122" w:author="Ataraxia" w:date="2026-09-05T21:38:31Z">
        <w:r>
          <w:rPr>
            <w:rFonts w:hint="eastAsia" w:ascii="Times New Roman Regular" w:hAnsi="Times New Roman Regular" w:eastAsia="宋体" w:cs="Times New Roman Regular"/>
            <w:sz w:val="24"/>
            <w:szCs w:val="24"/>
            <w:lang w:val="en-US" w:eastAsia="zh-CN"/>
          </w:rPr>
          <w:t>ma</w:t>
        </w:r>
      </w:ins>
      <w:ins w:id="123" w:author="Ataraxia" w:date="2026-09-05T21:38:32Z">
        <w:r>
          <w:rPr>
            <w:rFonts w:hint="eastAsia" w:ascii="Times New Roman Regular" w:hAnsi="Times New Roman Regular" w:eastAsia="宋体" w:cs="Times New Roman Regular"/>
            <w:sz w:val="24"/>
            <w:szCs w:val="24"/>
            <w:lang w:val="en-US" w:eastAsia="zh-CN"/>
          </w:rPr>
          <w:t xml:space="preserve">tic </w:t>
        </w:r>
      </w:ins>
      <w:ins w:id="124" w:author="Ataraxia" w:date="2026-09-05T21:38:33Z">
        <w:r>
          <w:rPr>
            <w:rFonts w:hint="eastAsia" w:ascii="Times New Roman Regular" w:hAnsi="Times New Roman Regular" w:eastAsia="宋体" w:cs="Times New Roman Regular"/>
            <w:sz w:val="24"/>
            <w:szCs w:val="24"/>
            <w:lang w:val="en-US" w:eastAsia="zh-CN"/>
          </w:rPr>
          <w:t>Re</w:t>
        </w:r>
      </w:ins>
      <w:ins w:id="125" w:author="Ataraxia" w:date="2026-09-05T21:38:34Z">
        <w:r>
          <w:rPr>
            <w:rFonts w:hint="eastAsia" w:ascii="Times New Roman Regular" w:hAnsi="Times New Roman Regular" w:eastAsia="宋体" w:cs="Times New Roman Regular"/>
            <w:sz w:val="24"/>
            <w:szCs w:val="24"/>
            <w:lang w:val="en-US" w:eastAsia="zh-CN"/>
          </w:rPr>
          <w:t>view</w:t>
        </w:r>
      </w:ins>
      <w:ins w:id="126" w:author="Ataraxia" w:date="2026-09-05T21:38:35Z">
        <w:r>
          <w:rPr>
            <w:rFonts w:hint="eastAsia" w:ascii="Times New Roman Regular" w:hAnsi="Times New Roman Regular" w:eastAsia="宋体" w:cs="Times New Roman Regular"/>
            <w:sz w:val="24"/>
            <w:szCs w:val="24"/>
            <w:lang w:val="en-US" w:eastAsia="zh-CN"/>
          </w:rPr>
          <w:t xml:space="preserve">s </w:t>
        </w:r>
      </w:ins>
      <w:ins w:id="127" w:author="Ataraxia" w:date="2026-09-05T21:38:36Z">
        <w:r>
          <w:rPr>
            <w:rFonts w:hint="eastAsia" w:ascii="Times New Roman Regular" w:hAnsi="Times New Roman Regular" w:eastAsia="宋体" w:cs="Times New Roman Regular"/>
            <w:sz w:val="24"/>
            <w:szCs w:val="24"/>
            <w:lang w:val="en-US" w:eastAsia="zh-CN"/>
          </w:rPr>
          <w:t xml:space="preserve">and </w:t>
        </w:r>
      </w:ins>
      <w:ins w:id="128" w:author="Ataraxia" w:date="2026-09-05T21:38:37Z">
        <w:r>
          <w:rPr>
            <w:rFonts w:hint="eastAsia" w:ascii="Times New Roman Regular" w:hAnsi="Times New Roman Regular" w:eastAsia="宋体" w:cs="Times New Roman Regular"/>
            <w:sz w:val="24"/>
            <w:szCs w:val="24"/>
            <w:lang w:val="en-US" w:eastAsia="zh-CN"/>
          </w:rPr>
          <w:t>Met</w:t>
        </w:r>
      </w:ins>
      <w:ins w:id="129" w:author="Ataraxia" w:date="2026-09-05T21:38:38Z">
        <w:r>
          <w:rPr>
            <w:rFonts w:hint="eastAsia" w:ascii="Times New Roman Regular" w:hAnsi="Times New Roman Regular" w:eastAsia="宋体" w:cs="Times New Roman Regular"/>
            <w:sz w:val="24"/>
            <w:szCs w:val="24"/>
            <w:lang w:val="en-US" w:eastAsia="zh-CN"/>
          </w:rPr>
          <w:t>a</w:t>
        </w:r>
      </w:ins>
      <w:ins w:id="130" w:author="Ataraxia" w:date="2026-09-05T21:38:39Z">
        <w:r>
          <w:rPr>
            <w:rFonts w:hint="eastAsia" w:ascii="Times New Roman Regular" w:hAnsi="Times New Roman Regular" w:eastAsia="宋体" w:cs="Times New Roman Regular"/>
            <w:sz w:val="24"/>
            <w:szCs w:val="24"/>
            <w:lang w:val="en-US" w:eastAsia="zh-CN"/>
          </w:rPr>
          <w:t xml:space="preserve"> A</w:t>
        </w:r>
      </w:ins>
      <w:ins w:id="131" w:author="Ataraxia" w:date="2026-09-05T21:38:40Z">
        <w:r>
          <w:rPr>
            <w:rFonts w:hint="eastAsia" w:ascii="Times New Roman Regular" w:hAnsi="Times New Roman Regular" w:eastAsia="宋体" w:cs="Times New Roman Regular"/>
            <w:sz w:val="24"/>
            <w:szCs w:val="24"/>
            <w:lang w:val="en-US" w:eastAsia="zh-CN"/>
          </w:rPr>
          <w:t>nal</w:t>
        </w:r>
      </w:ins>
      <w:ins w:id="132" w:author="Ataraxia" w:date="2026-09-05T21:38:41Z">
        <w:r>
          <w:rPr>
            <w:rFonts w:hint="eastAsia" w:ascii="Times New Roman Regular" w:hAnsi="Times New Roman Regular" w:eastAsia="宋体" w:cs="Times New Roman Regular"/>
            <w:sz w:val="24"/>
            <w:szCs w:val="24"/>
            <w:lang w:val="en-US" w:eastAsia="zh-CN"/>
          </w:rPr>
          <w:t>yse</w:t>
        </w:r>
      </w:ins>
      <w:ins w:id="133" w:author="Ataraxia" w:date="2026-09-05T21:38:42Z">
        <w:r>
          <w:rPr>
            <w:rFonts w:hint="eastAsia" w:ascii="Times New Roman Regular" w:hAnsi="Times New Roman Regular" w:eastAsia="宋体" w:cs="Times New Roman Regular"/>
            <w:sz w:val="24"/>
            <w:szCs w:val="24"/>
            <w:lang w:val="en-US" w:eastAsia="zh-CN"/>
          </w:rPr>
          <w:t xml:space="preserve">s </w:t>
        </w:r>
      </w:ins>
      <w:ins w:id="134" w:author="Ataraxia" w:date="2026-09-05T21:38:43Z">
        <w:r>
          <w:rPr>
            <w:rFonts w:hint="eastAsia" w:ascii="Times New Roman Regular" w:hAnsi="Times New Roman Regular" w:eastAsia="宋体" w:cs="Times New Roman Regular"/>
            <w:sz w:val="24"/>
            <w:szCs w:val="24"/>
            <w:lang w:val="en-US" w:eastAsia="zh-CN"/>
          </w:rPr>
          <w:t>(</w:t>
        </w:r>
      </w:ins>
      <w:r>
        <w:rPr>
          <w:rFonts w:ascii="Times New Roman Regular" w:hAnsi="Times New Roman Regular" w:eastAsia="Times New Roman" w:cs="Times New Roman Regular"/>
          <w:sz w:val="24"/>
          <w:szCs w:val="24"/>
          <w:highlight w:val="none"/>
          <w:rPrChange w:id="135" w:author="Ataraxia" w:date="2026-09-05T21:47:42Z">
            <w:rPr>
              <w:rFonts w:ascii="Times New Roman" w:hAnsi="Times New Roman" w:eastAsia="Times New Roman"/>
              <w:sz w:val="24"/>
            </w:rPr>
          </w:rPrChange>
        </w:rPr>
        <w:t>PRISMA</w:t>
      </w:r>
      <w:ins w:id="136" w:author="Ataraxia" w:date="2026-09-05T21:38:47Z">
        <w:r>
          <w:rPr>
            <w:rFonts w:hint="eastAsia" w:ascii="Times New Roman Regular" w:hAnsi="Times New Roman Regular" w:eastAsia="宋体" w:cs="Times New Roman Regular"/>
            <w:sz w:val="24"/>
            <w:szCs w:val="24"/>
            <w:highlight w:val="none"/>
            <w:lang w:val="en-US" w:eastAsia="zh-CN"/>
            <w:rPrChange w:id="137" w:author="Ataraxia" w:date="2026-09-05T21:47:42Z">
              <w:rPr>
                <w:rFonts w:hint="eastAsia" w:ascii="Times New Roman Regular" w:hAnsi="Times New Roman Regular" w:eastAsia="宋体" w:cs="Times New Roman Regular"/>
                <w:sz w:val="24"/>
                <w:szCs w:val="24"/>
                <w:highlight w:val="yellow"/>
                <w:lang w:val="en-US" w:eastAsia="zh-CN"/>
              </w:rPr>
            </w:rPrChange>
          </w:rPr>
          <w:t xml:space="preserve">) </w:t>
        </w:r>
      </w:ins>
      <w:ins w:id="139" w:author="Ataraxia" w:date="2026-09-05T21:38:51Z">
        <w:r>
          <w:rPr>
            <w:rFonts w:hint="eastAsia" w:ascii="Times New Roman Regular" w:hAnsi="Times New Roman Regular" w:eastAsia="宋体" w:cs="Times New Roman Regular"/>
            <w:sz w:val="24"/>
            <w:szCs w:val="24"/>
            <w:highlight w:val="none"/>
            <w:lang w:val="en-US" w:eastAsia="zh-CN"/>
            <w:rPrChange w:id="140" w:author="Ataraxia" w:date="2026-09-05T21:47:42Z">
              <w:rPr>
                <w:rFonts w:hint="eastAsia" w:ascii="Times New Roman Regular" w:hAnsi="Times New Roman Regular" w:eastAsia="宋体" w:cs="Times New Roman Regular"/>
                <w:sz w:val="24"/>
                <w:szCs w:val="24"/>
                <w:highlight w:val="yellow"/>
                <w:lang w:val="en-US" w:eastAsia="zh-CN"/>
              </w:rPr>
            </w:rPrChange>
          </w:rPr>
          <w:t>statement</w:t>
        </w:r>
      </w:ins>
      <w:del w:id="142" w:author="Ataraxia" w:date="2026-09-05T21:38:55Z">
        <w:r>
          <w:rPr>
            <w:rFonts w:ascii="Times New Roman Regular" w:hAnsi="Times New Roman Regular" w:eastAsia="Times New Roman" w:cs="Times New Roman Regular"/>
            <w:sz w:val="24"/>
            <w:szCs w:val="24"/>
            <w:highlight w:val="none"/>
            <w:rPrChange w:id="143" w:author="Ataraxia" w:date="2026-09-05T21:47:42Z">
              <w:rPr>
                <w:rFonts w:ascii="Times New Roman" w:hAnsi="Times New Roman" w:eastAsia="Times New Roman"/>
                <w:sz w:val="24"/>
              </w:rPr>
            </w:rPrChange>
          </w:rPr>
          <w:delText xml:space="preserve"> </w:delText>
        </w:r>
      </w:del>
      <w:del w:id="145" w:author="Ataraxia" w:date="2026-09-05T21:38:55Z">
        <w:r>
          <w:rPr>
            <w:rFonts w:ascii="Times New Roman Regular" w:hAnsi="Times New Roman Regular" w:eastAsia="Times New Roman" w:cs="Times New Roman Regular"/>
            <w:sz w:val="24"/>
            <w:szCs w:val="24"/>
            <w:highlight w:val="none"/>
            <w:rPrChange w:id="146" w:author="Ataraxia" w:date="2026-09-05T21:47:42Z">
              <w:rPr>
                <w:rFonts w:ascii="Times New Roman" w:hAnsi="Times New Roman" w:eastAsia="Times New Roman"/>
                <w:sz w:val="24"/>
              </w:rPr>
            </w:rPrChange>
          </w:rPr>
          <w:delText>2</w:delText>
        </w:r>
      </w:del>
      <w:del w:id="148" w:author="Ataraxia" w:date="2026-09-05T21:38:54Z">
        <w:r>
          <w:rPr>
            <w:rFonts w:ascii="Times New Roman Regular" w:hAnsi="Times New Roman Regular" w:eastAsia="Times New Roman" w:cs="Times New Roman Regular"/>
            <w:sz w:val="24"/>
            <w:szCs w:val="24"/>
            <w:highlight w:val="none"/>
            <w:rPrChange w:id="149" w:author="Ataraxia" w:date="2026-09-05T21:47:42Z">
              <w:rPr>
                <w:rFonts w:ascii="Times New Roman" w:hAnsi="Times New Roman" w:eastAsia="Times New Roman"/>
                <w:sz w:val="24"/>
              </w:rPr>
            </w:rPrChange>
          </w:rPr>
          <w:delText>0</w:delText>
        </w:r>
      </w:del>
      <w:del w:id="151" w:author="Ataraxia" w:date="2026-09-05T21:38:54Z">
        <w:r>
          <w:rPr>
            <w:rFonts w:ascii="Times New Roman Regular" w:hAnsi="Times New Roman Regular" w:eastAsia="Times New Roman" w:cs="Times New Roman Regular"/>
            <w:sz w:val="24"/>
            <w:szCs w:val="24"/>
            <w:highlight w:val="none"/>
            <w:rPrChange w:id="152" w:author="Ataraxia" w:date="2026-09-05T21:47:42Z">
              <w:rPr>
                <w:rFonts w:ascii="Times New Roman" w:hAnsi="Times New Roman" w:eastAsia="Times New Roman"/>
                <w:sz w:val="24"/>
              </w:rPr>
            </w:rPrChange>
          </w:rPr>
          <w:delText>2</w:delText>
        </w:r>
      </w:del>
      <w:del w:id="154" w:author="Ataraxia" w:date="2026-09-05T21:38:54Z">
        <w:r>
          <w:rPr>
            <w:rFonts w:ascii="Times New Roman Regular" w:hAnsi="Times New Roman Regular" w:eastAsia="Times New Roman" w:cs="Times New Roman Regular"/>
            <w:sz w:val="24"/>
            <w:szCs w:val="24"/>
            <w:highlight w:val="none"/>
            <w:rPrChange w:id="155" w:author="Ataraxia" w:date="2026-09-05T21:47:42Z">
              <w:rPr>
                <w:rFonts w:ascii="Times New Roman" w:hAnsi="Times New Roman" w:eastAsia="Times New Roman"/>
                <w:sz w:val="24"/>
              </w:rPr>
            </w:rPrChange>
          </w:rPr>
          <w:delText>0</w:delText>
        </w:r>
      </w:del>
      <w:r>
        <w:rPr>
          <w:rFonts w:ascii="Times New Roman Regular" w:hAnsi="Times New Roman Regular" w:eastAsia="Times New Roman" w:cs="Times New Roman Regular"/>
          <w:sz w:val="24"/>
          <w:szCs w:val="24"/>
          <w:highlight w:val="none"/>
          <w:rPrChange w:id="157" w:author="Ataraxia" w:date="2026-09-05T21:47:42Z">
            <w:rPr>
              <w:rFonts w:ascii="Times New Roman" w:hAnsi="Times New Roman" w:eastAsia="Times New Roman"/>
              <w:sz w:val="24"/>
            </w:rPr>
          </w:rPrChange>
        </w:rPr>
        <w:t xml:space="preserve"> </w:t>
      </w:r>
      <w:r>
        <w:rPr>
          <w:rFonts w:ascii="Times New Roman Regular" w:hAnsi="Times New Roman Regular" w:eastAsia="Times New Roman" w:cs="Times New Roman Regular"/>
          <w:sz w:val="24"/>
          <w:szCs w:val="24"/>
          <w:rPrChange w:id="158" w:author="Ataraxia" w:date="2026-09-05T19:49:15Z">
            <w:rPr>
              <w:rFonts w:ascii="Times New Roman" w:hAnsi="Times New Roman" w:eastAsia="Times New Roman"/>
              <w:sz w:val="24"/>
            </w:rPr>
          </w:rPrChange>
        </w:rPr>
        <w:t>(Page et al., 2021)</w:t>
      </w:r>
      <w:ins w:id="159" w:author="Ataraxia" w:date="2026-09-05T21:40:14Z">
        <w:r>
          <w:rPr>
            <w:rFonts w:hint="eastAsia" w:ascii="Times New Roman Regular" w:hAnsi="Times New Roman Regular" w:eastAsia="宋体" w:cs="Times New Roman Regular"/>
            <w:sz w:val="24"/>
            <w:szCs w:val="24"/>
            <w:lang w:val="en-US" w:eastAsia="zh-CN"/>
          </w:rPr>
          <w:t xml:space="preserve"> and w</w:t>
        </w:r>
      </w:ins>
      <w:ins w:id="160" w:author="Ataraxia" w:date="2026-09-05T21:40:15Z">
        <w:r>
          <w:rPr>
            <w:rFonts w:hint="eastAsia" w:ascii="Times New Roman Regular" w:hAnsi="Times New Roman Regular" w:eastAsia="宋体" w:cs="Times New Roman Regular"/>
            <w:sz w:val="24"/>
            <w:szCs w:val="24"/>
            <w:lang w:val="en-US" w:eastAsia="zh-CN"/>
          </w:rPr>
          <w:t>as pr</w:t>
        </w:r>
      </w:ins>
      <w:ins w:id="161" w:author="Ataraxia" w:date="2026-09-05T21:40:16Z">
        <w:r>
          <w:rPr>
            <w:rFonts w:hint="eastAsia" w:ascii="Times New Roman Regular" w:hAnsi="Times New Roman Regular" w:eastAsia="宋体" w:cs="Times New Roman Regular"/>
            <w:sz w:val="24"/>
            <w:szCs w:val="24"/>
            <w:lang w:val="en-US" w:eastAsia="zh-CN"/>
          </w:rPr>
          <w:t>e-reg</w:t>
        </w:r>
      </w:ins>
      <w:ins w:id="162" w:author="Ataraxia" w:date="2026-09-05T21:40:17Z">
        <w:r>
          <w:rPr>
            <w:rFonts w:hint="eastAsia" w:ascii="Times New Roman Regular" w:hAnsi="Times New Roman Regular" w:eastAsia="宋体" w:cs="Times New Roman Regular"/>
            <w:sz w:val="24"/>
            <w:szCs w:val="24"/>
            <w:lang w:val="en-US" w:eastAsia="zh-CN"/>
          </w:rPr>
          <w:t>ist</w:t>
        </w:r>
      </w:ins>
      <w:ins w:id="163" w:author="Ataraxia" w:date="2026-09-05T21:40:18Z">
        <w:r>
          <w:rPr>
            <w:rFonts w:hint="eastAsia" w:ascii="Times New Roman Regular" w:hAnsi="Times New Roman Regular" w:eastAsia="宋体" w:cs="Times New Roman Regular"/>
            <w:sz w:val="24"/>
            <w:szCs w:val="24"/>
            <w:lang w:val="en-US" w:eastAsia="zh-CN"/>
          </w:rPr>
          <w:t>ere</w:t>
        </w:r>
      </w:ins>
      <w:ins w:id="164" w:author="Ataraxia" w:date="2026-09-05T21:40:19Z">
        <w:r>
          <w:rPr>
            <w:rFonts w:hint="eastAsia" w:ascii="Times New Roman Regular" w:hAnsi="Times New Roman Regular" w:eastAsia="宋体" w:cs="Times New Roman Regular"/>
            <w:sz w:val="24"/>
            <w:szCs w:val="24"/>
            <w:lang w:val="en-US" w:eastAsia="zh-CN"/>
          </w:rPr>
          <w:t xml:space="preserve">d in </w:t>
        </w:r>
      </w:ins>
      <w:ins w:id="165" w:author="Ataraxia" w:date="2026-09-05T21:40:20Z">
        <w:r>
          <w:rPr>
            <w:rFonts w:hint="eastAsia" w:ascii="Times New Roman Regular" w:hAnsi="Times New Roman Regular" w:eastAsia="宋体" w:cs="Times New Roman Regular"/>
            <w:sz w:val="24"/>
            <w:szCs w:val="24"/>
            <w:lang w:val="en-US" w:eastAsia="zh-CN"/>
          </w:rPr>
          <w:t>P</w:t>
        </w:r>
      </w:ins>
      <w:ins w:id="166" w:author="Ataraxia" w:date="2026-09-05T21:40:21Z">
        <w:r>
          <w:rPr>
            <w:rFonts w:hint="eastAsia" w:ascii="Times New Roman Regular" w:hAnsi="Times New Roman Regular" w:eastAsia="宋体" w:cs="Times New Roman Regular"/>
            <w:sz w:val="24"/>
            <w:szCs w:val="24"/>
            <w:lang w:val="en-US" w:eastAsia="zh-CN"/>
          </w:rPr>
          <w:t>R</w:t>
        </w:r>
      </w:ins>
      <w:ins w:id="167" w:author="Ataraxia" w:date="2026-09-05T21:40:22Z">
        <w:r>
          <w:rPr>
            <w:rFonts w:hint="eastAsia" w:ascii="Times New Roman Regular" w:hAnsi="Times New Roman Regular" w:eastAsia="宋体" w:cs="Times New Roman Regular"/>
            <w:sz w:val="24"/>
            <w:szCs w:val="24"/>
            <w:lang w:val="en-US" w:eastAsia="zh-CN"/>
          </w:rPr>
          <w:t>OSPE</w:t>
        </w:r>
      </w:ins>
      <w:ins w:id="168" w:author="Ataraxia" w:date="2026-09-05T21:40:23Z">
        <w:r>
          <w:rPr>
            <w:rFonts w:hint="eastAsia" w:ascii="Times New Roman Regular" w:hAnsi="Times New Roman Regular" w:eastAsia="宋体" w:cs="Times New Roman Regular"/>
            <w:sz w:val="24"/>
            <w:szCs w:val="24"/>
            <w:lang w:val="en-US" w:eastAsia="zh-CN"/>
          </w:rPr>
          <w:t>RO</w:t>
        </w:r>
      </w:ins>
      <w:ins w:id="169" w:author="Ataraxia" w:date="2026-09-05T21:40:25Z">
        <w:r>
          <w:rPr>
            <w:rFonts w:hint="eastAsia" w:ascii="Times New Roman Regular" w:hAnsi="Times New Roman Regular" w:eastAsia="宋体" w:cs="Times New Roman Regular"/>
            <w:sz w:val="24"/>
            <w:szCs w:val="24"/>
            <w:lang w:val="en-US" w:eastAsia="zh-CN"/>
          </w:rPr>
          <w:t xml:space="preserve"> (</w:t>
        </w:r>
      </w:ins>
      <w:ins w:id="170" w:author="Ataraxia" w:date="2026-09-05T21:40:31Z">
        <w:r>
          <w:rPr>
            <w:rFonts w:hint="eastAsia" w:ascii="Times New Roman Regular" w:hAnsi="Times New Roman Regular" w:eastAsia="宋体" w:cs="Times New Roman Regular"/>
            <w:sz w:val="24"/>
            <w:szCs w:val="24"/>
            <w:lang w:val="en-US" w:eastAsia="zh-CN"/>
          </w:rPr>
          <w:t>XX</w:t>
        </w:r>
      </w:ins>
      <w:ins w:id="171" w:author="Ataraxia" w:date="2026-09-05T21:40:30Z">
        <w:r>
          <w:rPr>
            <w:rFonts w:hint="eastAsia" w:ascii="Times New Roman Regular" w:hAnsi="Times New Roman Regular" w:eastAsia="宋体" w:cs="Times New Roman Regular"/>
            <w:sz w:val="24"/>
            <w:szCs w:val="24"/>
            <w:lang w:val="en-US" w:eastAsia="zh-CN"/>
          </w:rPr>
          <w:t>)</w:t>
        </w:r>
      </w:ins>
      <w:r>
        <w:rPr>
          <w:rFonts w:ascii="Times New Roman Regular" w:hAnsi="Times New Roman Regular" w:eastAsia="Times New Roman" w:cs="Times New Roman Regular"/>
          <w:sz w:val="24"/>
          <w:szCs w:val="24"/>
          <w:rPrChange w:id="172" w:author="Ataraxia" w:date="2026-09-05T19:49:15Z">
            <w:rPr>
              <w:rFonts w:ascii="Times New Roman" w:hAnsi="Times New Roman" w:eastAsia="Times New Roman"/>
              <w:sz w:val="24"/>
            </w:rPr>
          </w:rPrChange>
        </w:rPr>
        <w:t>.</w:t>
      </w:r>
      <w:del w:id="173" w:author="Ataraxia" w:date="2026-09-05T21:40:57Z">
        <w:r>
          <w:rPr>
            <w:rFonts w:ascii="Times New Roman Regular" w:hAnsi="Times New Roman Regular" w:eastAsia="Times New Roman" w:cs="Times New Roman Regular"/>
            <w:sz w:val="24"/>
            <w:szCs w:val="24"/>
            <w:rPrChange w:id="174" w:author="Ataraxia" w:date="2026-09-05T19:49:15Z">
              <w:rPr>
                <w:rFonts w:ascii="Times New Roman" w:hAnsi="Times New Roman" w:eastAsia="Times New Roman"/>
                <w:sz w:val="24"/>
              </w:rPr>
            </w:rPrChange>
          </w:rPr>
          <w:delText xml:space="preserve"> </w:delText>
        </w:r>
      </w:del>
      <w:del w:id="176" w:author="Ataraxia" w:date="2026-09-05T21:40:54Z">
        <w:r>
          <w:rPr>
            <w:rFonts w:ascii="Times New Roman Regular" w:hAnsi="Times New Roman Regular" w:eastAsia="Times New Roman" w:cs="Times New Roman Regular"/>
            <w:sz w:val="24"/>
            <w:szCs w:val="24"/>
            <w:rPrChange w:id="177" w:author="Ataraxia" w:date="2026-09-05T19:49:15Z">
              <w:rPr>
                <w:rFonts w:ascii="Times New Roman" w:hAnsi="Times New Roman" w:eastAsia="Times New Roman"/>
                <w:sz w:val="24"/>
              </w:rPr>
            </w:rPrChange>
          </w:rPr>
          <w:delText>Eligible participants will be females of any age; mixed-sex samples will be included only when female-specific data can be extracted or obtained. Eligible interventions will include planned exercise, sport, physical activity, or movement-based programmes in which bodily movement is the core active component. Both acute single-bout interventions and repeated/multi-session interventions will be eligible, and no minimum intervention duration such as ≥2 weeks will be imposed. Comparators may include rest/no exercise, no intervention, wait-list, usual activity, non-exercise attention control, or an active exercise/comparison condition. Eligible outcomes must measure SPA using the SPAS, a validated state version of the SPAS, or another validated measure explicitly assessing SPA; both state and trait SPA will be eligible. Randomised controlled trials, cluster-randomised trials, randomised crossover trials, and non-randomised controlled intervention/experimental studies will be eligible when sufficient data are available to calculate an effect size.</w:delText>
        </w:r>
      </w:del>
    </w:p>
    <w:p w14:paraId="4F62B39F">
      <w:pPr>
        <w:spacing w:line="480" w:lineRule="auto"/>
        <w:ind w:firstLine="475"/>
        <w:jc w:val="left"/>
        <w:rPr>
          <w:del w:id="180" w:author="Ataraxia" w:date="2026-09-05T21:40:54Z"/>
          <w:rFonts w:ascii="Times New Roman Regular" w:hAnsi="Times New Roman Regular" w:cs="Times New Roman Regular"/>
          <w:szCs w:val="24"/>
          <w:rPrChange w:id="181" w:author="Ataraxia" w:date="2026-09-05T19:49:15Z">
            <w:rPr>
              <w:del w:id="182" w:author="Ataraxia" w:date="2026-09-05T21:40:54Z"/>
            </w:rPr>
          </w:rPrChange>
        </w:rPr>
        <w:pPrChange w:id="179" w:author="Ataraxia" w:date="2026-09-05T19:49:18Z">
          <w:pPr>
            <w:ind w:firstLine="475"/>
            <w:jc w:val="left"/>
          </w:pPr>
        </w:pPrChange>
      </w:pPr>
      <w:del w:id="183" w:author="Ataraxia" w:date="2026-09-05T21:40:54Z">
        <w:r>
          <w:rPr>
            <w:rFonts w:ascii="Times New Roman Regular" w:hAnsi="Times New Roman Regular" w:eastAsia="Times New Roman" w:cs="Times New Roman Regular"/>
            <w:sz w:val="24"/>
            <w:szCs w:val="24"/>
            <w:rPrChange w:id="184" w:author="Ataraxia" w:date="2026-09-05T19:49:15Z">
              <w:rPr>
                <w:rFonts w:ascii="Times New Roman" w:hAnsi="Times New Roman" w:eastAsia="Times New Roman"/>
                <w:sz w:val="24"/>
              </w:rPr>
            </w:rPrChange>
          </w:rPr>
          <w:delText>Male-only samples, mixed-sex samples without extractable female data, non-exercise interventions, uncontrolled single-group pre-post studies, observational/cross-sectional studies, protocols, and studies reporting only related constructs such as general anxiety, body dissatisfaction, body image, or physical self-esteem without a separate SPA outcome will be excluded. Multi-component interventions will be eligible only when the exercise effect can be isolated or the non-exercise co-intervention is equivalent between groups. Studies that otherwise meet the criteria but do not provide recoverable data for effect-size calculation may be described narratively but will not enter the quantitative synthesis.</w:delText>
        </w:r>
      </w:del>
    </w:p>
    <w:p w14:paraId="307CF784">
      <w:pPr>
        <w:spacing w:line="480" w:lineRule="auto"/>
        <w:ind w:firstLine="475"/>
        <w:jc w:val="left"/>
        <w:rPr>
          <w:rFonts w:ascii="Times New Roman Regular" w:hAnsi="Times New Roman Regular" w:cs="Times New Roman Regular"/>
          <w:szCs w:val="24"/>
          <w:rPrChange w:id="187" w:author="Ataraxia" w:date="2026-09-05T19:49:15Z">
            <w:rPr/>
          </w:rPrChange>
        </w:rPr>
        <w:pPrChange w:id="186" w:author="Ataraxia" w:date="2026-09-05T19:49:18Z">
          <w:pPr>
            <w:ind w:firstLine="475"/>
            <w:jc w:val="left"/>
          </w:pPr>
        </w:pPrChange>
      </w:pPr>
      <w:del w:id="188" w:author="Ataraxia" w:date="2026-09-05T21:40:54Z">
        <w:r>
          <w:rPr>
            <w:rFonts w:ascii="Times New Roman Regular" w:hAnsi="Times New Roman Regular" w:eastAsia="Times New Roman" w:cs="Times New Roman Regular"/>
            <w:sz w:val="24"/>
            <w:szCs w:val="24"/>
            <w:rPrChange w:id="189" w:author="Ataraxia" w:date="2026-09-05T19:49:15Z">
              <w:rPr>
                <w:rFonts w:ascii="Times New Roman" w:hAnsi="Times New Roman" w:eastAsia="Times New Roman"/>
                <w:sz w:val="24"/>
              </w:rPr>
            </w:rPrChange>
          </w:rPr>
          <w:delText>Acute and repeated interventions address different intervention questions and will therefore be synthesised separately whenever pooling is possible. Acute exercise will refer to a single bout/session with SPA assessed in relation to that exposure; repeated exercise will refer to more than one planned exercise session, with no prespecified minimum number of weeks. State and trait SPA will also be retained as distinct outcome types when combining them would mix substantively different estimands. For repeated interventions, the immediate post-intervention assessment will be the primary endpoint and later follow-up effects will be extracted and analysed separately when data permit. Active-exercise comparisons will be distinguished from exercise-versus-inactive/no-exercise comparisons. Risk of bias will be assessed using RoB 2 for randomised trials and ROBINS-I for non-randomised controlled intervention studies (Sterne et al., 2016, 2019). Two reviewers will independently screen and extract data, with disagreements resolved by discussion or a third reviewer.</w:delText>
        </w:r>
      </w:del>
    </w:p>
    <w:p w14:paraId="53555704">
      <w:pPr>
        <w:pStyle w:val="3"/>
        <w:keepNext/>
        <w:keepLines/>
        <w:spacing w:line="480" w:lineRule="auto"/>
        <w:rPr>
          <w:rFonts w:ascii="Times New Roman Italic" w:hAnsi="Times New Roman Italic" w:cs="Times New Roman Italic"/>
          <w:b w:val="0"/>
          <w:bCs w:val="0"/>
          <w:i/>
          <w:iCs/>
          <w:szCs w:val="24"/>
          <w:rPrChange w:id="192" w:author="Ataraxia" w:date="2026-09-05T19:52:02Z">
            <w:rPr/>
          </w:rPrChange>
        </w:rPr>
        <w:pPrChange w:id="191" w:author="Ataraxia" w:date="2026-09-05T19:49:18Z">
          <w:pPr>
            <w:pStyle w:val="3"/>
            <w:keepNext/>
            <w:keepLines/>
          </w:pPr>
        </w:pPrChange>
      </w:pPr>
      <w:ins w:id="193" w:author="Ataraxia" w:date="2026-09-05T21:43:31Z">
        <w:r>
          <w:rPr>
            <w:rFonts w:hint="eastAsia" w:ascii="Times New Roman Italic" w:hAnsi="Times New Roman Italic" w:eastAsia="宋体" w:cs="Times New Roman Italic"/>
            <w:b w:val="0"/>
            <w:bCs w:val="0"/>
            <w:i/>
            <w:iCs/>
            <w:sz w:val="24"/>
            <w:szCs w:val="24"/>
            <w:lang w:val="en-US" w:eastAsia="zh-CN"/>
          </w:rPr>
          <w:t>2.1</w:t>
        </w:r>
      </w:ins>
      <w:ins w:id="194" w:author="Ataraxia" w:date="2026-09-05T21:43:32Z">
        <w:r>
          <w:rPr>
            <w:rFonts w:hint="eastAsia" w:ascii="Times New Roman Italic" w:hAnsi="Times New Roman Italic" w:eastAsia="宋体" w:cs="Times New Roman Italic"/>
            <w:b w:val="0"/>
            <w:bCs w:val="0"/>
            <w:i/>
            <w:iCs/>
            <w:sz w:val="24"/>
            <w:szCs w:val="24"/>
            <w:lang w:val="en-US" w:eastAsia="zh-CN"/>
          </w:rPr>
          <w:t xml:space="preserve"> </w:t>
        </w:r>
      </w:ins>
      <w:ins w:id="195" w:author="Ataraxia" w:date="2026-09-05T21:43:33Z">
        <w:r>
          <w:rPr>
            <w:rFonts w:hint="eastAsia" w:ascii="Times New Roman Italic" w:hAnsi="Times New Roman Italic" w:eastAsia="宋体" w:cs="Times New Roman Italic"/>
            <w:b w:val="0"/>
            <w:bCs w:val="0"/>
            <w:i/>
            <w:iCs/>
            <w:sz w:val="24"/>
            <w:szCs w:val="24"/>
            <w:lang w:val="en-US" w:eastAsia="zh-CN"/>
          </w:rPr>
          <w:t>L</w:t>
        </w:r>
      </w:ins>
      <w:ins w:id="196" w:author="Ataraxia" w:date="2026-09-05T21:43:35Z">
        <w:r>
          <w:rPr>
            <w:rFonts w:hint="eastAsia" w:ascii="Times New Roman Italic" w:hAnsi="Times New Roman Italic" w:eastAsia="宋体" w:cs="Times New Roman Italic"/>
            <w:b w:val="0"/>
            <w:bCs w:val="0"/>
            <w:i/>
            <w:iCs/>
            <w:sz w:val="24"/>
            <w:szCs w:val="24"/>
            <w:lang w:val="en-US" w:eastAsia="zh-CN"/>
          </w:rPr>
          <w:t>oca</w:t>
        </w:r>
      </w:ins>
      <w:ins w:id="197" w:author="Ataraxia" w:date="2026-09-05T21:43:36Z">
        <w:r>
          <w:rPr>
            <w:rFonts w:hint="eastAsia" w:ascii="Times New Roman Italic" w:hAnsi="Times New Roman Italic" w:eastAsia="宋体" w:cs="Times New Roman Italic"/>
            <w:b w:val="0"/>
            <w:bCs w:val="0"/>
            <w:i/>
            <w:iCs/>
            <w:sz w:val="24"/>
            <w:szCs w:val="24"/>
            <w:lang w:val="en-US" w:eastAsia="zh-CN"/>
          </w:rPr>
          <w:t>tin</w:t>
        </w:r>
      </w:ins>
      <w:ins w:id="198" w:author="Ataraxia" w:date="2026-09-05T21:43:37Z">
        <w:r>
          <w:rPr>
            <w:rFonts w:hint="eastAsia" w:ascii="Times New Roman Italic" w:hAnsi="Times New Roman Italic" w:eastAsia="宋体" w:cs="Times New Roman Italic"/>
            <w:b w:val="0"/>
            <w:bCs w:val="0"/>
            <w:i/>
            <w:iCs/>
            <w:sz w:val="24"/>
            <w:szCs w:val="24"/>
            <w:lang w:val="en-US" w:eastAsia="zh-CN"/>
          </w:rPr>
          <w:t>g</w:t>
        </w:r>
      </w:ins>
      <w:ins w:id="199" w:author="Ataraxia" w:date="2026-09-05T21:43:38Z">
        <w:r>
          <w:rPr>
            <w:rFonts w:hint="eastAsia" w:ascii="Times New Roman Italic" w:hAnsi="Times New Roman Italic" w:eastAsia="宋体" w:cs="Times New Roman Italic"/>
            <w:b w:val="0"/>
            <w:bCs w:val="0"/>
            <w:i/>
            <w:iCs/>
            <w:sz w:val="24"/>
            <w:szCs w:val="24"/>
            <w:lang w:val="en-US" w:eastAsia="zh-CN"/>
          </w:rPr>
          <w:t xml:space="preserve"> st</w:t>
        </w:r>
      </w:ins>
      <w:ins w:id="200" w:author="Ataraxia" w:date="2026-09-05T21:43:39Z">
        <w:r>
          <w:rPr>
            <w:rFonts w:hint="eastAsia" w:ascii="Times New Roman Italic" w:hAnsi="Times New Roman Italic" w:eastAsia="宋体" w:cs="Times New Roman Italic"/>
            <w:b w:val="0"/>
            <w:bCs w:val="0"/>
            <w:i/>
            <w:iCs/>
            <w:sz w:val="24"/>
            <w:szCs w:val="24"/>
            <w:lang w:val="en-US" w:eastAsia="zh-CN"/>
          </w:rPr>
          <w:t>udie</w:t>
        </w:r>
      </w:ins>
      <w:ins w:id="201" w:author="Ataraxia" w:date="2026-09-05T21:43:40Z">
        <w:r>
          <w:rPr>
            <w:rFonts w:hint="eastAsia" w:ascii="Times New Roman Italic" w:hAnsi="Times New Roman Italic" w:eastAsia="宋体" w:cs="Times New Roman Italic"/>
            <w:b w:val="0"/>
            <w:bCs w:val="0"/>
            <w:i/>
            <w:iCs/>
            <w:sz w:val="24"/>
            <w:szCs w:val="24"/>
            <w:lang w:val="en-US" w:eastAsia="zh-CN"/>
          </w:rPr>
          <w:t>s</w:t>
        </w:r>
      </w:ins>
      <w:ins w:id="202" w:author="Ataraxia" w:date="2026-09-05T22:37:00Z">
        <w:r>
          <w:rPr>
            <w:rFonts w:hint="eastAsia" w:ascii="Times New Roman Italic" w:hAnsi="Times New Roman Italic" w:eastAsia="宋体" w:cs="Times New Roman Italic"/>
            <w:b w:val="0"/>
            <w:bCs w:val="0"/>
            <w:i/>
            <w:iCs/>
            <w:sz w:val="24"/>
            <w:szCs w:val="24"/>
            <w:lang w:val="en-US" w:eastAsia="zh-CN"/>
          </w:rPr>
          <w:t xml:space="preserve"> </w:t>
        </w:r>
      </w:ins>
      <w:ins w:id="203" w:author="Ataraxia" w:date="2026-09-05T22:37:01Z">
        <w:r>
          <w:rPr>
            <w:rFonts w:hint="eastAsia" w:ascii="Times New Roman Italic" w:hAnsi="Times New Roman Italic" w:eastAsia="宋体" w:cs="Times New Roman Italic"/>
            <w:b w:val="0"/>
            <w:bCs w:val="0"/>
            <w:i/>
            <w:iCs/>
            <w:sz w:val="24"/>
            <w:szCs w:val="24"/>
            <w:lang w:val="en-US" w:eastAsia="zh-CN"/>
          </w:rPr>
          <w:t xml:space="preserve">and </w:t>
        </w:r>
      </w:ins>
      <w:ins w:id="204" w:author="Ataraxia" w:date="2026-09-05T22:37:04Z">
        <w:r>
          <w:rPr>
            <w:rFonts w:hint="eastAsia" w:ascii="Times New Roman Italic" w:hAnsi="Times New Roman Italic" w:eastAsia="宋体" w:cs="Times New Roman Italic"/>
            <w:b w:val="0"/>
            <w:bCs w:val="0"/>
            <w:i/>
            <w:iCs/>
            <w:sz w:val="24"/>
            <w:szCs w:val="24"/>
            <w:lang w:val="en-US" w:eastAsia="zh-CN"/>
          </w:rPr>
          <w:t>sear</w:t>
        </w:r>
      </w:ins>
      <w:ins w:id="205" w:author="Ataraxia" w:date="2026-09-05T22:37:05Z">
        <w:r>
          <w:rPr>
            <w:rFonts w:hint="eastAsia" w:ascii="Times New Roman Italic" w:hAnsi="Times New Roman Italic" w:eastAsia="宋体" w:cs="Times New Roman Italic"/>
            <w:b w:val="0"/>
            <w:bCs w:val="0"/>
            <w:i/>
            <w:iCs/>
            <w:sz w:val="24"/>
            <w:szCs w:val="24"/>
            <w:lang w:val="en-US" w:eastAsia="zh-CN"/>
          </w:rPr>
          <w:t>ch</w:t>
        </w:r>
      </w:ins>
      <w:ins w:id="206" w:author="Ataraxia" w:date="2026-09-05T22:37:06Z">
        <w:r>
          <w:rPr>
            <w:rFonts w:hint="eastAsia" w:ascii="Times New Roman Italic" w:hAnsi="Times New Roman Italic" w:eastAsia="宋体" w:cs="Times New Roman Italic"/>
            <w:b w:val="0"/>
            <w:bCs w:val="0"/>
            <w:i/>
            <w:iCs/>
            <w:sz w:val="24"/>
            <w:szCs w:val="24"/>
            <w:lang w:val="en-US" w:eastAsia="zh-CN"/>
          </w:rPr>
          <w:t xml:space="preserve"> str</w:t>
        </w:r>
      </w:ins>
      <w:ins w:id="207" w:author="Ataraxia" w:date="2026-09-05T22:37:07Z">
        <w:r>
          <w:rPr>
            <w:rFonts w:hint="eastAsia" w:ascii="Times New Roman Italic" w:hAnsi="Times New Roman Italic" w:eastAsia="宋体" w:cs="Times New Roman Italic"/>
            <w:b w:val="0"/>
            <w:bCs w:val="0"/>
            <w:i/>
            <w:iCs/>
            <w:sz w:val="24"/>
            <w:szCs w:val="24"/>
            <w:lang w:val="en-US" w:eastAsia="zh-CN"/>
          </w:rPr>
          <w:t>a</w:t>
        </w:r>
      </w:ins>
      <w:ins w:id="208" w:author="Ataraxia" w:date="2026-09-05T22:37:09Z">
        <w:r>
          <w:rPr>
            <w:rFonts w:hint="eastAsia" w:ascii="Times New Roman Italic" w:hAnsi="Times New Roman Italic" w:eastAsia="宋体" w:cs="Times New Roman Italic"/>
            <w:b w:val="0"/>
            <w:bCs w:val="0"/>
            <w:i/>
            <w:iCs/>
            <w:sz w:val="24"/>
            <w:szCs w:val="24"/>
            <w:lang w:val="en-US" w:eastAsia="zh-CN"/>
          </w:rPr>
          <w:t>tegy</w:t>
        </w:r>
      </w:ins>
      <w:del w:id="209" w:author="Ataraxia" w:date="2026-09-05T21:43:43Z">
        <w:r>
          <w:rPr>
            <w:rFonts w:ascii="Times New Roman Italic" w:hAnsi="Times New Roman Italic" w:eastAsia="Times New Roman" w:cs="Times New Roman Italic"/>
            <w:b w:val="0"/>
            <w:bCs w:val="0"/>
            <w:i/>
            <w:iCs/>
            <w:sz w:val="24"/>
            <w:szCs w:val="24"/>
            <w:rPrChange w:id="210" w:author="Ataraxia" w:date="2026-09-05T19:52:02Z">
              <w:rPr>
                <w:rFonts w:ascii="Times New Roman" w:hAnsi="Times New Roman" w:eastAsia="Times New Roman"/>
                <w:b/>
                <w:sz w:val="24"/>
              </w:rPr>
            </w:rPrChange>
          </w:rPr>
          <w:delText>Search Strategy and Keywords</w:delText>
        </w:r>
      </w:del>
    </w:p>
    <w:p w14:paraId="1F591A76">
      <w:pPr>
        <w:spacing w:line="480" w:lineRule="auto"/>
        <w:ind w:firstLine="475"/>
        <w:jc w:val="left"/>
        <w:rPr>
          <w:ins w:id="213" w:author="Ataraxia" w:date="2026-09-05T22:47:42Z"/>
          <w:rFonts w:hint="eastAsia" w:ascii="Times New Roman Regular" w:hAnsi="Times New Roman Regular" w:eastAsia="Times New Roman" w:cs="Times New Roman Regular"/>
          <w:sz w:val="24"/>
          <w:szCs w:val="24"/>
        </w:rPr>
        <w:pPrChange w:id="212" w:author="Ataraxia" w:date="2026-09-05T19:49:18Z">
          <w:pPr>
            <w:ind w:firstLine="475"/>
            <w:jc w:val="left"/>
          </w:pPr>
        </w:pPrChange>
      </w:pPr>
      <w:ins w:id="214" w:author="Ataraxia" w:date="2026-09-05T22:47:42Z">
        <w:r>
          <w:rPr>
            <w:rFonts w:hint="eastAsia" w:ascii="Times New Roman Regular" w:hAnsi="Times New Roman Regular" w:eastAsia="Times New Roman" w:cs="Times New Roman Regular"/>
            <w:sz w:val="24"/>
            <w:szCs w:val="24"/>
          </w:rPr>
          <w:t xml:space="preserve">Eligible studies are searched for up to </w:t>
        </w:r>
      </w:ins>
      <w:ins w:id="215" w:author="Ataraxia" w:date="2026-09-05T23:04:36Z">
        <w:r>
          <w:rPr>
            <w:rFonts w:hint="eastAsia" w:ascii="Times New Roman Regular" w:hAnsi="Times New Roman Regular" w:eastAsia="宋体" w:cs="Times New Roman Regular"/>
            <w:sz w:val="24"/>
            <w:szCs w:val="24"/>
            <w:lang w:val="en-US" w:eastAsia="zh-CN"/>
          </w:rPr>
          <w:t>S</w:t>
        </w:r>
      </w:ins>
      <w:ins w:id="216" w:author="Ataraxia" w:date="2026-09-05T23:04:38Z">
        <w:r>
          <w:rPr>
            <w:rFonts w:hint="eastAsia" w:ascii="Times New Roman Regular" w:hAnsi="Times New Roman Regular" w:eastAsia="宋体" w:cs="Times New Roman Regular"/>
            <w:sz w:val="24"/>
            <w:szCs w:val="24"/>
            <w:lang w:val="en-US" w:eastAsia="zh-CN"/>
          </w:rPr>
          <w:t>eptem</w:t>
        </w:r>
      </w:ins>
      <w:ins w:id="217" w:author="Ataraxia" w:date="2026-09-05T23:04:39Z">
        <w:r>
          <w:rPr>
            <w:rFonts w:hint="eastAsia" w:ascii="Times New Roman Regular" w:hAnsi="Times New Roman Regular" w:eastAsia="宋体" w:cs="Times New Roman Regular"/>
            <w:sz w:val="24"/>
            <w:szCs w:val="24"/>
            <w:lang w:val="en-US" w:eastAsia="zh-CN"/>
          </w:rPr>
          <w:t>ber</w:t>
        </w:r>
      </w:ins>
      <w:ins w:id="218" w:author="Ataraxia" w:date="2026-09-05T22:47:42Z">
        <w:r>
          <w:rPr>
            <w:rFonts w:hint="eastAsia" w:ascii="Times New Roman Regular" w:hAnsi="Times New Roman Regular" w:eastAsia="Times New Roman" w:cs="Times New Roman Regular"/>
            <w:sz w:val="24"/>
            <w:szCs w:val="24"/>
          </w:rPr>
          <w:t xml:space="preserve"> 22, 2026 in nine databases: PubMed/MEDLINE, Web of Science Core Collection, Embase, CINAHL, SPORTDiscus, APA PsycINFO, PsycARTICLES, ERIC, and ProQuest, supplemented by backward and forward citation tracking. For reproducibility, the complete database-specific search string, search date, and number of records retrieved will be recorded. Original exports will be retained and imported into Covidence for deduplication and screening. The search uses three core concept blocks: SPA, exercise/physical activity, and females—derived and cross-checked against the foundational SPA literature and closely related reviews/meta-analyses (Hart et al., 1989; Hausenblas &amp; Fallon, 2006; Sabiston et al., 2014; Liu et al., 2025; Li et al., 2026). Furthermore, reference lists of included studies were hand-searched to identify additional potentially eligible studies.</w:t>
        </w:r>
      </w:ins>
    </w:p>
    <w:p w14:paraId="59037CE6">
      <w:pPr>
        <w:spacing w:line="480" w:lineRule="auto"/>
        <w:ind w:firstLine="475"/>
        <w:jc w:val="left"/>
        <w:rPr>
          <w:ins w:id="220" w:author="Ataraxia" w:date="2026-09-05T22:47:56Z"/>
          <w:rFonts w:ascii="Times New Roman Regular" w:hAnsi="Times New Roman Regular" w:eastAsia="Times New Roman" w:cs="Times New Roman Regular"/>
          <w:sz w:val="24"/>
          <w:szCs w:val="24"/>
        </w:rPr>
        <w:pPrChange w:id="219" w:author="Ataraxia" w:date="2026-09-05T19:49:18Z">
          <w:pPr>
            <w:ind w:firstLine="475"/>
            <w:jc w:val="left"/>
          </w:pPr>
        </w:pPrChange>
      </w:pPr>
      <w:ins w:id="221" w:author="Ataraxia" w:date="2026-09-05T22:47:42Z">
        <w:r>
          <w:rPr>
            <w:rFonts w:hint="eastAsia" w:ascii="Times New Roman Regular" w:hAnsi="Times New Roman Regular" w:eastAsia="Times New Roman" w:cs="Times New Roman Regular"/>
            <w:sz w:val="24"/>
            <w:szCs w:val="24"/>
          </w:rPr>
          <w:t>The search strategy applied Boolean operators and a strategic combination of keywords across databases, including "AND," "OR," and "NOT," which help narrow or broaden search results. Controlled vocabulary and syntax will be translated for each database without changing these conceptual blocks. In PubMed, relevant MeSH headings include Female, Exercise, Exercise Therapy, Sports, and Resistance Training; SPA will primarily be searched using free-text terms because it does not have a dedicated MeSH heading. Comparator terms and RCT-only filters will not be required in the main search because the review includes multiple controlled experimental designs and relevant records may not identify the comparator or design in the title/abstract. The updated strategy therefore does not include the former trait-only, chronic-only, or ≥2-week restrictions. Additionally, the reference lists of relevant articles and related reviews were manually screened to identify additional eligible studies. All titles were carefully inspected to ensure relevance. Duplicate records were identified and removed using EndNote, and titles were manually screened to avoid repetitions and ensure relevance. Table 1 presents the final set of search terms used across all databases.</w:t>
        </w:r>
      </w:ins>
      <w:del w:id="222" w:author="Ataraxia" w:date="2026-09-05T22:47:42Z">
        <w:r>
          <w:rPr>
            <w:rFonts w:ascii="Times New Roman Regular" w:hAnsi="Times New Roman Regular" w:eastAsia="Times New Roman" w:cs="Times New Roman Regular"/>
            <w:sz w:val="24"/>
            <w:szCs w:val="24"/>
            <w:rPrChange w:id="223" w:author="Ataraxia" w:date="2026-09-05T19:49:15Z">
              <w:rPr>
                <w:rFonts w:ascii="Times New Roman" w:hAnsi="Times New Roman" w:eastAsia="Times New Roman"/>
                <w:sz w:val="24"/>
              </w:rPr>
            </w:rPrChange>
          </w:rPr>
          <w:delText xml:space="preserve">The </w:delText>
        </w:r>
      </w:del>
      <w:del w:id="225" w:author="Ataraxia" w:date="2026-09-05T22:47:42Z">
        <w:r>
          <w:rPr>
            <w:rFonts w:ascii="Times New Roman Regular" w:hAnsi="Times New Roman Regular" w:eastAsia="Times New Roman" w:cs="Times New Roman Regular"/>
            <w:sz w:val="24"/>
            <w:szCs w:val="24"/>
            <w:rPrChange w:id="226" w:author="Ataraxia" w:date="2026-09-05T19:49:15Z">
              <w:rPr>
                <w:rFonts w:ascii="Times New Roman" w:hAnsi="Times New Roman" w:eastAsia="Times New Roman"/>
                <w:sz w:val="24"/>
              </w:rPr>
            </w:rPrChange>
          </w:rPr>
          <w:delText>planned databases are</w:delText>
        </w:r>
      </w:del>
      <w:del w:id="228" w:author="Ataraxia" w:date="2026-09-05T22:47:42Z">
        <w:r>
          <w:rPr>
            <w:rFonts w:ascii="Times New Roman Regular" w:hAnsi="Times New Roman Regular" w:eastAsia="Times New Roman" w:cs="Times New Roman Regular"/>
            <w:sz w:val="24"/>
            <w:szCs w:val="24"/>
            <w:rPrChange w:id="229" w:author="Ataraxia" w:date="2026-09-05T19:49:15Z">
              <w:rPr>
                <w:rFonts w:ascii="Times New Roman" w:hAnsi="Times New Roman" w:eastAsia="Times New Roman"/>
                <w:sz w:val="24"/>
              </w:rPr>
            </w:rPrChange>
          </w:rPr>
          <w:delText xml:space="preserve"> PubMed/MEDLINE, Web of Science Core Collection, Embase, CINAHL, SPORTDiscus, APA PsycINFO, PsycARTICLES, ERIC, and ProQuest, supplemented by backward and forward citation tracking. For reproducibility, the complete database-specific search string, search date, and number of records retrieved will be recorded. Original exports will be retained and imported into Covidence for deduplication and screening. The search uses three core concept block</w:delText>
        </w:r>
      </w:del>
      <w:del w:id="231" w:author="Ataraxia" w:date="2026-09-05T22:47:42Z">
        <w:r>
          <w:rPr>
            <w:rFonts w:ascii="Times New Roman Regular" w:hAnsi="Times New Roman Regular" w:eastAsia="Times New Roman" w:cs="Times New Roman Regular"/>
            <w:sz w:val="24"/>
            <w:szCs w:val="24"/>
            <w:rPrChange w:id="232" w:author="Ataraxia" w:date="2026-09-05T19:49:15Z">
              <w:rPr>
                <w:rFonts w:ascii="Times New Roman" w:hAnsi="Times New Roman" w:eastAsia="Times New Roman"/>
                <w:sz w:val="24"/>
              </w:rPr>
            </w:rPrChange>
          </w:rPr>
          <w:delText>s</w:delText>
        </w:r>
      </w:del>
      <w:del w:id="234" w:author="Ataraxia" w:date="2026-09-05T22:47:42Z">
        <w:r>
          <w:rPr>
            <w:rFonts w:ascii="Times New Roman Regular" w:hAnsi="Times New Roman Regular" w:eastAsia="Times New Roman" w:cs="Times New Roman Regular"/>
            <w:sz w:val="24"/>
            <w:szCs w:val="24"/>
            <w:rPrChange w:id="235" w:author="Ataraxia" w:date="2026-09-05T19:49:15Z">
              <w:rPr>
                <w:rFonts w:ascii="Times New Roman" w:hAnsi="Times New Roman" w:eastAsia="Times New Roman"/>
                <w:sz w:val="24"/>
              </w:rPr>
            </w:rPrChange>
          </w:rPr>
          <w:delText>—</w:delText>
        </w:r>
      </w:del>
      <w:del w:id="237" w:author="Ataraxia" w:date="2026-09-05T22:47:42Z">
        <w:r>
          <w:rPr>
            <w:rFonts w:ascii="Times New Roman Regular" w:hAnsi="Times New Roman Regular" w:eastAsia="Times New Roman" w:cs="Times New Roman Regular"/>
            <w:sz w:val="24"/>
            <w:szCs w:val="24"/>
            <w:rPrChange w:id="238" w:author="Ataraxia" w:date="2026-09-05T19:49:15Z">
              <w:rPr>
                <w:rFonts w:ascii="Times New Roman" w:hAnsi="Times New Roman" w:eastAsia="Times New Roman"/>
                <w:sz w:val="24"/>
              </w:rPr>
            </w:rPrChange>
          </w:rPr>
          <w:delText>SPA, exercise/physical activity, and females—derived and cross-checked against the foundational SPA literature and closely related reviews/meta-analyses (Hart et al., 1989; Hausenblas &amp; Fallon, 2006; Sabiston et al., 2014; Liu et al., 2025; Li et al., 2026).</w:delText>
        </w:r>
      </w:del>
    </w:p>
    <w:p w14:paraId="3F013DCD">
      <w:pPr>
        <w:spacing w:line="480" w:lineRule="auto"/>
        <w:ind w:firstLine="0"/>
        <w:jc w:val="left"/>
        <w:rPr>
          <w:rFonts w:hint="default" w:ascii="Times New Roman Regular" w:hAnsi="Times New Roman Regular" w:eastAsia="宋体" w:cs="Times New Roman Regular"/>
          <w:szCs w:val="24"/>
          <w:lang w:eastAsia="zh-CN"/>
          <w:rPrChange w:id="241" w:author="Ataraxia" w:date="2026-09-05T19:49:15Z">
            <w:rPr/>
          </w:rPrChange>
        </w:rPr>
        <w:pPrChange w:id="240" w:author="Ataraxia" w:date="2026-09-05T22:47:57Z">
          <w:pPr>
            <w:ind w:firstLine="475"/>
            <w:jc w:val="left"/>
          </w:pPr>
        </w:pPrChange>
      </w:pPr>
      <w:ins w:id="242" w:author="Ataraxia" w:date="2026-09-05T22:47:58Z">
        <w:r>
          <w:rPr>
            <w:rFonts w:hint="eastAsia" w:ascii="Times New Roman Regular" w:hAnsi="Times New Roman Regular" w:eastAsia="宋体" w:cs="Times New Roman Regular"/>
            <w:sz w:val="24"/>
            <w:szCs w:val="24"/>
            <w:lang w:val="en-US" w:eastAsia="zh-CN"/>
          </w:rPr>
          <w:t>Ta</w:t>
        </w:r>
      </w:ins>
      <w:ins w:id="243" w:author="Ataraxia" w:date="2026-09-05T22:47:59Z">
        <w:r>
          <w:rPr>
            <w:rFonts w:hint="eastAsia" w:ascii="Times New Roman Regular" w:hAnsi="Times New Roman Regular" w:eastAsia="宋体" w:cs="Times New Roman Regular"/>
            <w:sz w:val="24"/>
            <w:szCs w:val="24"/>
            <w:lang w:val="en-US" w:eastAsia="zh-CN"/>
          </w:rPr>
          <w:t>ble 1</w:t>
        </w:r>
      </w:ins>
      <w:ins w:id="244" w:author="Ataraxia" w:date="2026-09-05T22:48:00Z">
        <w:r>
          <w:rPr>
            <w:rFonts w:hint="eastAsia" w:ascii="Times New Roman Regular" w:hAnsi="Times New Roman Regular" w:eastAsia="宋体" w:cs="Times New Roman Regular"/>
            <w:sz w:val="24"/>
            <w:szCs w:val="24"/>
            <w:lang w:val="en-US" w:eastAsia="zh-CN"/>
          </w:rPr>
          <w:t xml:space="preserve">. </w:t>
        </w:r>
      </w:ins>
      <w:ins w:id="245" w:author="Ataraxia" w:date="2026-09-05T22:48:09Z">
        <w:r>
          <w:rPr>
            <w:rFonts w:hint="eastAsia" w:ascii="Times New Roman Regular" w:hAnsi="Times New Roman Regular" w:eastAsia="宋体" w:cs="Times New Roman Regular"/>
            <w:sz w:val="24"/>
            <w:szCs w:val="24"/>
            <w:lang w:val="en-US" w:eastAsia="zh-CN"/>
          </w:rPr>
          <w:t>S</w:t>
        </w:r>
      </w:ins>
      <w:ins w:id="246" w:author="Ataraxia" w:date="2026-09-05T22:48:11Z">
        <w:r>
          <w:rPr>
            <w:rFonts w:hint="eastAsia" w:ascii="Times New Roman Regular" w:hAnsi="Times New Roman Regular" w:eastAsia="宋体" w:cs="Times New Roman Regular"/>
            <w:sz w:val="24"/>
            <w:szCs w:val="24"/>
            <w:lang w:val="en-US" w:eastAsia="zh-CN"/>
          </w:rPr>
          <w:t xml:space="preserve">earch </w:t>
        </w:r>
      </w:ins>
      <w:ins w:id="247" w:author="Ataraxia" w:date="2026-09-05T22:48:12Z">
        <w:r>
          <w:rPr>
            <w:rFonts w:hint="eastAsia" w:ascii="Times New Roman Regular" w:hAnsi="Times New Roman Regular" w:eastAsia="宋体" w:cs="Times New Roman Regular"/>
            <w:sz w:val="24"/>
            <w:szCs w:val="24"/>
            <w:lang w:val="en-US" w:eastAsia="zh-CN"/>
          </w:rPr>
          <w:t>T</w:t>
        </w:r>
      </w:ins>
      <w:ins w:id="248" w:author="Ataraxia" w:date="2026-09-05T22:48:13Z">
        <w:r>
          <w:rPr>
            <w:rFonts w:hint="eastAsia" w:ascii="Times New Roman Regular" w:hAnsi="Times New Roman Regular" w:eastAsia="宋体" w:cs="Times New Roman Regular"/>
            <w:sz w:val="24"/>
            <w:szCs w:val="24"/>
            <w:lang w:val="en-US" w:eastAsia="zh-CN"/>
          </w:rPr>
          <w:t>erms</w:t>
        </w:r>
      </w:ins>
    </w:p>
    <w:tbl>
      <w:tblPr>
        <w:tblStyle w:val="33"/>
        <w:tblW w:w="9864" w:type="dxa"/>
        <w:tblInd w:w="0" w:type="dxa"/>
        <w:tblBorders>
          <w:top w:val="single" w:color="808080" w:sz="6" w:space="0"/>
          <w:left w:val="single" w:color="808080" w:sz="6" w:space="0"/>
          <w:bottom w:val="single" w:color="808080" w:sz="6" w:space="0"/>
          <w:right w:val="single" w:color="808080" w:sz="6" w:space="0"/>
          <w:insideH w:val="single" w:color="808080" w:sz="6" w:space="0"/>
          <w:insideV w:val="single" w:color="808080" w:sz="6" w:space="0"/>
        </w:tblBorders>
        <w:tblLayout w:type="fixed"/>
        <w:tblCellMar>
          <w:top w:w="0" w:type="dxa"/>
          <w:left w:w="108" w:type="dxa"/>
          <w:bottom w:w="0" w:type="dxa"/>
          <w:right w:w="108" w:type="dxa"/>
        </w:tblCellMar>
      </w:tblPr>
      <w:tblGrid>
        <w:gridCol w:w="1050"/>
        <w:gridCol w:w="2500"/>
        <w:gridCol w:w="1900"/>
        <w:gridCol w:w="4414"/>
      </w:tblGrid>
      <w:tr w14:paraId="324FDD8E">
        <w:trPr>
          <w:cantSplit/>
          <w:trHeight w:val="0" w:hRule="atLeast"/>
          <w:tblHeader/>
        </w:trPr>
        <w:tc>
          <w:tcPr>
            <w:tcW w:w="1050" w:type="dxa"/>
            <w:shd w:val="clear" w:color="auto" w:fill="E7E6E6"/>
            <w:tcMar>
              <w:top w:w="95" w:type="dxa"/>
              <w:left w:w="105" w:type="dxa"/>
              <w:bottom w:w="95" w:type="dxa"/>
              <w:right w:w="105" w:type="dxa"/>
            </w:tcMar>
            <w:vAlign w:val="center"/>
          </w:tcPr>
          <w:p w14:paraId="1FA578D6">
            <w:pPr>
              <w:spacing w:before="0" w:after="0" w:line="480" w:lineRule="auto"/>
              <w:jc w:val="center"/>
              <w:rPr>
                <w:rFonts w:ascii="Times New Roman Regular" w:hAnsi="Times New Roman Regular" w:cs="Times New Roman Regular"/>
                <w:szCs w:val="24"/>
                <w:rPrChange w:id="250" w:author="Ataraxia" w:date="2026-09-05T19:49:15Z">
                  <w:rPr/>
                </w:rPrChange>
              </w:rPr>
              <w:pPrChange w:id="249" w:author="Ataraxia" w:date="2026-09-05T19:49:18Z">
                <w:pPr>
                  <w:spacing w:before="0" w:after="0" w:line="240" w:lineRule="auto"/>
                  <w:jc w:val="center"/>
                </w:pPr>
              </w:pPrChange>
            </w:pPr>
            <w:r>
              <w:rPr>
                <w:rFonts w:ascii="Times New Roman Regular" w:hAnsi="Times New Roman Regular" w:eastAsia="Times New Roman" w:cs="Times New Roman Regular"/>
                <w:b/>
                <w:sz w:val="24"/>
                <w:szCs w:val="24"/>
                <w:rPrChange w:id="251" w:author="Ataraxia" w:date="2026-09-05T19:49:15Z">
                  <w:rPr>
                    <w:rFonts w:ascii="Times New Roman" w:hAnsi="Times New Roman" w:eastAsia="Times New Roman" w:cs="Times New Roman"/>
                    <w:b/>
                    <w:sz w:val="20"/>
                  </w:rPr>
                </w:rPrChange>
              </w:rPr>
              <w:t>PICOS</w:t>
            </w:r>
          </w:p>
        </w:tc>
        <w:tc>
          <w:tcPr>
            <w:tcW w:w="2500" w:type="dxa"/>
            <w:shd w:val="clear" w:color="auto" w:fill="E7E6E6"/>
            <w:tcMar>
              <w:top w:w="95" w:type="dxa"/>
              <w:left w:w="105" w:type="dxa"/>
              <w:bottom w:w="95" w:type="dxa"/>
              <w:right w:w="105" w:type="dxa"/>
            </w:tcMar>
            <w:vAlign w:val="center"/>
          </w:tcPr>
          <w:p w14:paraId="40FACFAD">
            <w:pPr>
              <w:spacing w:before="0" w:after="0" w:line="480" w:lineRule="auto"/>
              <w:jc w:val="center"/>
              <w:rPr>
                <w:rFonts w:ascii="Times New Roman Regular" w:hAnsi="Times New Roman Regular" w:cs="Times New Roman Regular"/>
                <w:szCs w:val="24"/>
                <w:rPrChange w:id="253" w:author="Ataraxia" w:date="2026-09-05T19:49:15Z">
                  <w:rPr/>
                </w:rPrChange>
              </w:rPr>
              <w:pPrChange w:id="252" w:author="Ataraxia" w:date="2026-09-05T19:49:18Z">
                <w:pPr>
                  <w:spacing w:before="0" w:after="0" w:line="240" w:lineRule="auto"/>
                  <w:jc w:val="center"/>
                </w:pPr>
              </w:pPrChange>
            </w:pPr>
            <w:r>
              <w:rPr>
                <w:rFonts w:ascii="Times New Roman Regular" w:hAnsi="Times New Roman Regular" w:cs="Times New Roman Regular"/>
                <w:szCs w:val="24"/>
                <w:rPrChange w:id="255" w:author="Ataraxia" w:date="2026-09-05T19:49:15Z">
                  <w:rPr/>
                </w:rPrChange>
              </w:rPr>
              <w:drawing>
                <wp:inline distT="0" distB="0" distL="114300" distR="114300">
                  <wp:extent cx="721995" cy="164465"/>
                  <wp:effectExtent l="0" t="0" r="14605" b="133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tretch>
                            <a:fillRect/>
                          </a:stretch>
                        </pic:blipFill>
                        <pic:spPr>
                          <a:xfrm>
                            <a:off x="0" y="0"/>
                            <a:ext cx="722495" cy="164592"/>
                          </a:xfrm>
                          <a:prstGeom prst="rect">
                            <a:avLst/>
                          </a:prstGeom>
                        </pic:spPr>
                      </pic:pic>
                    </a:graphicData>
                  </a:graphic>
                </wp:inline>
              </w:drawing>
            </w:r>
          </w:p>
        </w:tc>
        <w:tc>
          <w:tcPr>
            <w:tcW w:w="1900" w:type="dxa"/>
            <w:shd w:val="clear" w:color="auto" w:fill="E7E6E6"/>
            <w:tcMar>
              <w:top w:w="95" w:type="dxa"/>
              <w:left w:w="105" w:type="dxa"/>
              <w:bottom w:w="95" w:type="dxa"/>
              <w:right w:w="105" w:type="dxa"/>
            </w:tcMar>
            <w:vAlign w:val="center"/>
          </w:tcPr>
          <w:p w14:paraId="46413DD6">
            <w:pPr>
              <w:spacing w:before="0" w:after="0" w:line="480" w:lineRule="auto"/>
              <w:jc w:val="center"/>
              <w:rPr>
                <w:rFonts w:ascii="Times New Roman Regular" w:hAnsi="Times New Roman Regular" w:cs="Times New Roman Regular"/>
                <w:szCs w:val="24"/>
                <w:rPrChange w:id="257" w:author="Ataraxia" w:date="2026-09-05T19:49:15Z">
                  <w:rPr/>
                </w:rPrChange>
              </w:rPr>
              <w:pPrChange w:id="256" w:author="Ataraxia" w:date="2026-09-05T19:49:18Z">
                <w:pPr>
                  <w:spacing w:before="0" w:after="0" w:line="240" w:lineRule="auto"/>
                  <w:jc w:val="center"/>
                </w:pPr>
              </w:pPrChange>
            </w:pPr>
            <w:r>
              <w:rPr>
                <w:rFonts w:ascii="Times New Roman Regular" w:hAnsi="Times New Roman Regular" w:cs="Times New Roman Regular"/>
                <w:szCs w:val="24"/>
                <w:rPrChange w:id="259" w:author="Ataraxia" w:date="2026-09-05T19:49:15Z">
                  <w:rPr/>
                </w:rPrChange>
              </w:rPr>
              <w:drawing>
                <wp:inline distT="0" distB="0" distL="114300" distR="114300">
                  <wp:extent cx="840105" cy="164465"/>
                  <wp:effectExtent l="0" t="0" r="23495" b="133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0"/>
                          <a:stretch>
                            <a:fillRect/>
                          </a:stretch>
                        </pic:blipFill>
                        <pic:spPr>
                          <a:xfrm>
                            <a:off x="0" y="0"/>
                            <a:ext cx="840516" cy="164592"/>
                          </a:xfrm>
                          <a:prstGeom prst="rect">
                            <a:avLst/>
                          </a:prstGeom>
                        </pic:spPr>
                      </pic:pic>
                    </a:graphicData>
                  </a:graphic>
                </wp:inline>
              </w:drawing>
            </w:r>
          </w:p>
        </w:tc>
        <w:tc>
          <w:tcPr>
            <w:tcW w:w="4414" w:type="dxa"/>
            <w:shd w:val="clear" w:color="auto" w:fill="E7E6E6"/>
            <w:tcMar>
              <w:top w:w="95" w:type="dxa"/>
              <w:left w:w="105" w:type="dxa"/>
              <w:bottom w:w="95" w:type="dxa"/>
              <w:right w:w="105" w:type="dxa"/>
            </w:tcMar>
            <w:vAlign w:val="center"/>
          </w:tcPr>
          <w:p w14:paraId="2CF2BECA">
            <w:pPr>
              <w:spacing w:before="0" w:after="0" w:line="480" w:lineRule="auto"/>
              <w:jc w:val="center"/>
              <w:rPr>
                <w:rFonts w:ascii="Times New Roman Regular" w:hAnsi="Times New Roman Regular" w:cs="Times New Roman Regular"/>
                <w:szCs w:val="24"/>
                <w:rPrChange w:id="261" w:author="Ataraxia" w:date="2026-09-05T19:49:15Z">
                  <w:rPr/>
                </w:rPrChange>
              </w:rPr>
              <w:pPrChange w:id="260" w:author="Ataraxia" w:date="2026-09-05T19:49:18Z">
                <w:pPr>
                  <w:spacing w:before="0" w:after="0" w:line="240" w:lineRule="auto"/>
                  <w:jc w:val="center"/>
                </w:pPr>
              </w:pPrChange>
            </w:pPr>
            <w:r>
              <w:rPr>
                <w:rFonts w:ascii="Times New Roman Regular" w:hAnsi="Times New Roman Regular" w:cs="Times New Roman Regular"/>
                <w:szCs w:val="24"/>
                <w:rPrChange w:id="263" w:author="Ataraxia" w:date="2026-09-05T19:49:15Z">
                  <w:rPr/>
                </w:rPrChange>
              </w:rPr>
              <w:drawing>
                <wp:inline distT="0" distB="0" distL="114300" distR="114300">
                  <wp:extent cx="460375" cy="164465"/>
                  <wp:effectExtent l="0" t="0" r="22225" b="133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1"/>
                          <a:stretch>
                            <a:fillRect/>
                          </a:stretch>
                        </pic:blipFill>
                        <pic:spPr>
                          <a:xfrm>
                            <a:off x="0" y="0"/>
                            <a:ext cx="460858" cy="164592"/>
                          </a:xfrm>
                          <a:prstGeom prst="rect">
                            <a:avLst/>
                          </a:prstGeom>
                        </pic:spPr>
                      </pic:pic>
                    </a:graphicData>
                  </a:graphic>
                </wp:inline>
              </w:drawing>
            </w:r>
          </w:p>
        </w:tc>
      </w:tr>
      <w:tr w14:paraId="780057AB">
        <w:trPr>
          <w:cantSplit/>
          <w:trHeight w:val="0" w:hRule="atLeast"/>
        </w:trPr>
        <w:tc>
          <w:tcPr>
            <w:tcW w:w="1050" w:type="dxa"/>
            <w:tcMar>
              <w:top w:w="95" w:type="dxa"/>
              <w:left w:w="105" w:type="dxa"/>
              <w:bottom w:w="95" w:type="dxa"/>
              <w:right w:w="105" w:type="dxa"/>
            </w:tcMar>
            <w:vAlign w:val="center"/>
          </w:tcPr>
          <w:p w14:paraId="061A498B">
            <w:pPr>
              <w:spacing w:before="0" w:after="0" w:line="480" w:lineRule="auto"/>
              <w:jc w:val="center"/>
              <w:rPr>
                <w:rFonts w:ascii="Times New Roman Regular" w:hAnsi="Times New Roman Regular" w:cs="Times New Roman Regular"/>
                <w:szCs w:val="24"/>
                <w:rPrChange w:id="265" w:author="Ataraxia" w:date="2026-09-05T19:49:15Z">
                  <w:rPr/>
                </w:rPrChange>
              </w:rPr>
              <w:pPrChange w:id="264" w:author="Ataraxia" w:date="2026-09-05T19:49:18Z">
                <w:pPr>
                  <w:spacing w:before="0" w:after="0" w:line="240" w:lineRule="auto"/>
                  <w:jc w:val="center"/>
                </w:pPr>
              </w:pPrChange>
            </w:pPr>
            <w:r>
              <w:rPr>
                <w:rFonts w:ascii="Times New Roman Regular" w:hAnsi="Times New Roman Regular" w:eastAsia="Times New Roman" w:cs="Times New Roman Regular"/>
                <w:b/>
                <w:sz w:val="24"/>
                <w:szCs w:val="24"/>
                <w:rPrChange w:id="266" w:author="Ataraxia" w:date="2026-09-05T19:49:15Z">
                  <w:rPr>
                    <w:rFonts w:ascii="Times New Roman" w:hAnsi="Times New Roman" w:eastAsia="Times New Roman" w:cs="Times New Roman"/>
                    <w:b/>
                    <w:sz w:val="20"/>
                  </w:rPr>
                </w:rPrChange>
              </w:rPr>
              <w:t>P</w:t>
            </w:r>
          </w:p>
        </w:tc>
        <w:tc>
          <w:tcPr>
            <w:tcW w:w="2500" w:type="dxa"/>
            <w:tcMar>
              <w:top w:w="95" w:type="dxa"/>
              <w:left w:w="105" w:type="dxa"/>
              <w:bottom w:w="95" w:type="dxa"/>
              <w:right w:w="105" w:type="dxa"/>
            </w:tcMar>
            <w:vAlign w:val="center"/>
          </w:tcPr>
          <w:p w14:paraId="468284E4">
            <w:pPr>
              <w:spacing w:before="0" w:after="0" w:line="480" w:lineRule="auto"/>
              <w:jc w:val="left"/>
              <w:rPr>
                <w:rFonts w:ascii="Times New Roman Regular" w:hAnsi="Times New Roman Regular" w:cs="Times New Roman Regular"/>
                <w:szCs w:val="24"/>
                <w:rPrChange w:id="268" w:author="Ataraxia" w:date="2026-09-05T19:49:15Z">
                  <w:rPr/>
                </w:rPrChange>
              </w:rPr>
              <w:pPrChange w:id="267" w:author="Ataraxia" w:date="2026-09-05T19:49:18Z">
                <w:pPr>
                  <w:spacing w:before="0" w:after="0" w:line="240" w:lineRule="auto"/>
                  <w:jc w:val="left"/>
                </w:pPr>
              </w:pPrChange>
            </w:pPr>
            <w:r>
              <w:rPr>
                <w:rFonts w:ascii="Times New Roman Regular" w:hAnsi="Times New Roman Regular" w:eastAsia="Times New Roman" w:cs="Times New Roman Regular"/>
                <w:b w:val="0"/>
                <w:sz w:val="24"/>
                <w:szCs w:val="24"/>
                <w:rPrChange w:id="269" w:author="Ataraxia" w:date="2026-09-05T19:49:15Z">
                  <w:rPr>
                    <w:rFonts w:ascii="Times New Roman" w:hAnsi="Times New Roman" w:eastAsia="Times New Roman" w:cs="Times New Roman"/>
                    <w:b w:val="0"/>
                    <w:sz w:val="20"/>
                  </w:rPr>
                </w:rPrChange>
              </w:rPr>
              <w:t>Females of any age; mixed-sex samples only when female-specific data can be extracted or obtained.</w:t>
            </w:r>
          </w:p>
        </w:tc>
        <w:tc>
          <w:tcPr>
            <w:tcW w:w="1900" w:type="dxa"/>
            <w:tcMar>
              <w:top w:w="95" w:type="dxa"/>
              <w:left w:w="105" w:type="dxa"/>
              <w:bottom w:w="95" w:type="dxa"/>
              <w:right w:w="105" w:type="dxa"/>
            </w:tcMar>
            <w:vAlign w:val="center"/>
          </w:tcPr>
          <w:p w14:paraId="07DF9496">
            <w:pPr>
              <w:spacing w:before="0" w:after="0" w:line="480" w:lineRule="auto"/>
              <w:jc w:val="left"/>
              <w:rPr>
                <w:rFonts w:ascii="Times New Roman Regular" w:hAnsi="Times New Roman Regular" w:cs="Times New Roman Regular"/>
                <w:szCs w:val="24"/>
                <w:rPrChange w:id="271" w:author="Ataraxia" w:date="2026-09-05T19:49:15Z">
                  <w:rPr/>
                </w:rPrChange>
              </w:rPr>
              <w:pPrChange w:id="270" w:author="Ataraxia" w:date="2026-09-05T19:49:18Z">
                <w:pPr>
                  <w:spacing w:before="0" w:after="0" w:line="240" w:lineRule="auto"/>
                  <w:jc w:val="left"/>
                </w:pPr>
              </w:pPrChange>
            </w:pPr>
            <w:r>
              <w:rPr>
                <w:rFonts w:ascii="Times New Roman Regular" w:hAnsi="Times New Roman Regular" w:eastAsia="Times New Roman" w:cs="Times New Roman Regular"/>
                <w:b w:val="0"/>
                <w:sz w:val="24"/>
                <w:szCs w:val="24"/>
                <w:rPrChange w:id="272" w:author="Ataraxia" w:date="2026-09-05T19:49:15Z">
                  <w:rPr>
                    <w:rFonts w:ascii="Times New Roman" w:hAnsi="Times New Roman" w:eastAsia="Times New Roman" w:cs="Times New Roman"/>
                    <w:b w:val="0"/>
                    <w:sz w:val="20"/>
                  </w:rPr>
                </w:rPrChange>
              </w:rPr>
              <w:t>Female; Sex Factors</w:t>
            </w:r>
          </w:p>
        </w:tc>
        <w:tc>
          <w:tcPr>
            <w:tcW w:w="4414" w:type="dxa"/>
            <w:tcMar>
              <w:top w:w="95" w:type="dxa"/>
              <w:left w:w="105" w:type="dxa"/>
              <w:bottom w:w="95" w:type="dxa"/>
              <w:right w:w="105" w:type="dxa"/>
            </w:tcMar>
            <w:vAlign w:val="center"/>
          </w:tcPr>
          <w:p w14:paraId="1019B3A0">
            <w:pPr>
              <w:spacing w:before="0" w:after="0" w:line="480" w:lineRule="auto"/>
              <w:jc w:val="left"/>
              <w:rPr>
                <w:rFonts w:ascii="Times New Roman Regular" w:hAnsi="Times New Roman Regular" w:cs="Times New Roman Regular"/>
                <w:szCs w:val="24"/>
                <w:rPrChange w:id="274" w:author="Ataraxia" w:date="2026-09-05T19:49:15Z">
                  <w:rPr/>
                </w:rPrChange>
              </w:rPr>
              <w:pPrChange w:id="273" w:author="Ataraxia" w:date="2026-09-05T19:49:18Z">
                <w:pPr>
                  <w:spacing w:before="0" w:after="0" w:line="240" w:lineRule="auto"/>
                  <w:jc w:val="left"/>
                </w:pPr>
              </w:pPrChange>
            </w:pPr>
            <w:r>
              <w:rPr>
                <w:rFonts w:ascii="Times New Roman Regular" w:hAnsi="Times New Roman Regular" w:eastAsia="Times New Roman" w:cs="Times New Roman Regular"/>
                <w:b w:val="0"/>
                <w:sz w:val="24"/>
                <w:szCs w:val="24"/>
                <w:rPrChange w:id="275" w:author="Ataraxia" w:date="2026-09-05T19:49:15Z">
                  <w:rPr>
                    <w:rFonts w:ascii="Times New Roman" w:hAnsi="Times New Roman" w:eastAsia="Times New Roman" w:cs="Times New Roman"/>
                    <w:b w:val="0"/>
                    <w:sz w:val="20"/>
                  </w:rPr>
                </w:rPrChange>
              </w:rPr>
              <w:t>female* OR woman OR women OR girl* OR sex OR gender</w:t>
            </w:r>
          </w:p>
        </w:tc>
      </w:tr>
      <w:tr w14:paraId="09DBFDC6">
        <w:trPr>
          <w:cantSplit/>
          <w:trHeight w:val="0" w:hRule="atLeast"/>
        </w:trPr>
        <w:tc>
          <w:tcPr>
            <w:tcW w:w="1050" w:type="dxa"/>
            <w:tcMar>
              <w:top w:w="95" w:type="dxa"/>
              <w:left w:w="105" w:type="dxa"/>
              <w:bottom w:w="95" w:type="dxa"/>
              <w:right w:w="105" w:type="dxa"/>
            </w:tcMar>
            <w:vAlign w:val="center"/>
          </w:tcPr>
          <w:p w14:paraId="6CDDFDE8">
            <w:pPr>
              <w:spacing w:before="0" w:after="0" w:line="480" w:lineRule="auto"/>
              <w:jc w:val="center"/>
              <w:rPr>
                <w:rFonts w:ascii="Times New Roman Regular" w:hAnsi="Times New Roman Regular" w:cs="Times New Roman Regular"/>
                <w:szCs w:val="24"/>
                <w:rPrChange w:id="277" w:author="Ataraxia" w:date="2026-09-05T19:49:15Z">
                  <w:rPr/>
                </w:rPrChange>
              </w:rPr>
              <w:pPrChange w:id="276" w:author="Ataraxia" w:date="2026-09-05T19:49:18Z">
                <w:pPr>
                  <w:spacing w:before="0" w:after="0" w:line="240" w:lineRule="auto"/>
                  <w:jc w:val="center"/>
                </w:pPr>
              </w:pPrChange>
            </w:pPr>
            <w:r>
              <w:rPr>
                <w:rFonts w:ascii="Times New Roman Regular" w:hAnsi="Times New Roman Regular" w:eastAsia="Times New Roman" w:cs="Times New Roman Regular"/>
                <w:b/>
                <w:sz w:val="24"/>
                <w:szCs w:val="24"/>
                <w:rPrChange w:id="278" w:author="Ataraxia" w:date="2026-09-05T19:49:15Z">
                  <w:rPr>
                    <w:rFonts w:ascii="Times New Roman" w:hAnsi="Times New Roman" w:eastAsia="Times New Roman" w:cs="Times New Roman"/>
                    <w:b/>
                    <w:sz w:val="20"/>
                  </w:rPr>
                </w:rPrChange>
              </w:rPr>
              <w:t>I</w:t>
            </w:r>
          </w:p>
        </w:tc>
        <w:tc>
          <w:tcPr>
            <w:tcW w:w="2500" w:type="dxa"/>
            <w:tcMar>
              <w:top w:w="95" w:type="dxa"/>
              <w:left w:w="105" w:type="dxa"/>
              <w:bottom w:w="95" w:type="dxa"/>
              <w:right w:w="105" w:type="dxa"/>
            </w:tcMar>
            <w:vAlign w:val="center"/>
          </w:tcPr>
          <w:p w14:paraId="6E57EB2B">
            <w:pPr>
              <w:spacing w:before="0" w:after="0" w:line="480" w:lineRule="auto"/>
              <w:jc w:val="left"/>
              <w:rPr>
                <w:rFonts w:ascii="Times New Roman Regular" w:hAnsi="Times New Roman Regular" w:cs="Times New Roman Regular"/>
                <w:szCs w:val="24"/>
                <w:rPrChange w:id="280" w:author="Ataraxia" w:date="2026-09-05T19:49:15Z">
                  <w:rPr/>
                </w:rPrChange>
              </w:rPr>
              <w:pPrChange w:id="279" w:author="Ataraxia" w:date="2026-09-05T19:49:18Z">
                <w:pPr>
                  <w:spacing w:before="0" w:after="0" w:line="240" w:lineRule="auto"/>
                  <w:jc w:val="left"/>
                </w:pPr>
              </w:pPrChange>
            </w:pPr>
            <w:r>
              <w:rPr>
                <w:rFonts w:ascii="Times New Roman Regular" w:hAnsi="Times New Roman Regular" w:eastAsia="Times New Roman" w:cs="Times New Roman Regular"/>
                <w:b w:val="0"/>
                <w:sz w:val="24"/>
                <w:szCs w:val="24"/>
                <w:rPrChange w:id="281" w:author="Ataraxia" w:date="2026-09-05T19:49:15Z">
                  <w:rPr>
                    <w:rFonts w:ascii="Times New Roman" w:hAnsi="Times New Roman" w:eastAsia="Times New Roman" w:cs="Times New Roman"/>
                    <w:b w:val="0"/>
                    <w:sz w:val="20"/>
                  </w:rPr>
                </w:rPrChange>
              </w:rPr>
              <w:t>Planned exercise, sport, physical activity, or movement-based programmes in which bodily movement is the core active component; acute and repeated interventions are eligible.</w:t>
            </w:r>
          </w:p>
        </w:tc>
        <w:tc>
          <w:tcPr>
            <w:tcW w:w="1900" w:type="dxa"/>
            <w:tcMar>
              <w:top w:w="95" w:type="dxa"/>
              <w:left w:w="105" w:type="dxa"/>
              <w:bottom w:w="95" w:type="dxa"/>
              <w:right w:w="105" w:type="dxa"/>
            </w:tcMar>
            <w:vAlign w:val="center"/>
          </w:tcPr>
          <w:p w14:paraId="318464AB">
            <w:pPr>
              <w:spacing w:before="0" w:after="0" w:line="480" w:lineRule="auto"/>
              <w:jc w:val="left"/>
              <w:rPr>
                <w:rFonts w:hint="default" w:ascii="Times New Roman Regular" w:hAnsi="Times New Roman Regular" w:eastAsia="宋体" w:cs="Times New Roman Regular"/>
                <w:b w:val="0"/>
                <w:sz w:val="24"/>
                <w:szCs w:val="24"/>
                <w:lang w:val="en-US" w:eastAsia="zh-CN"/>
                <w:rPrChange w:id="283" w:author="Ataraxia" w:date="2026-09-05T19:49:15Z">
                  <w:rPr>
                    <w:rFonts w:hint="default" w:ascii="Times New Roman" w:hAnsi="Times New Roman" w:eastAsia="宋体" w:cs="Times New Roman"/>
                    <w:b w:val="0"/>
                    <w:sz w:val="20"/>
                    <w:lang w:val="en-US" w:eastAsia="zh-CN"/>
                  </w:rPr>
                </w:rPrChange>
              </w:rPr>
              <w:pPrChange w:id="282" w:author="Ataraxia" w:date="2026-09-05T19:49:18Z">
                <w:pPr>
                  <w:spacing w:before="0" w:after="0" w:line="240" w:lineRule="auto"/>
                  <w:jc w:val="left"/>
                </w:pPr>
              </w:pPrChange>
            </w:pPr>
            <w:r>
              <w:rPr>
                <w:rFonts w:hint="default" w:ascii="Times New Roman Regular" w:hAnsi="Times New Roman Regular" w:eastAsia="Times New Roman" w:cs="Times New Roman Regular"/>
                <w:b w:val="0"/>
                <w:sz w:val="24"/>
                <w:szCs w:val="24"/>
                <w:rPrChange w:id="284" w:author="Ataraxia" w:date="2026-09-05T19:49:15Z">
                  <w:rPr>
                    <w:rFonts w:hint="eastAsia" w:ascii="Times New Roman" w:hAnsi="Times New Roman" w:eastAsia="Times New Roman" w:cs="Times New Roman"/>
                    <w:b w:val="0"/>
                    <w:sz w:val="20"/>
                  </w:rPr>
                </w:rPrChange>
              </w:rPr>
              <w:t>Sports</w:t>
            </w:r>
            <w:r>
              <w:rPr>
                <w:rFonts w:hint="default" w:ascii="Times New Roman Regular" w:hAnsi="Times New Roman Regular" w:eastAsia="宋体" w:cs="Times New Roman Regular"/>
                <w:b w:val="0"/>
                <w:sz w:val="24"/>
                <w:szCs w:val="24"/>
                <w:lang w:val="en-US" w:eastAsia="zh-CN"/>
                <w:rPrChange w:id="285" w:author="Ataraxia" w:date="2026-09-05T19:49:15Z">
                  <w:rPr>
                    <w:rFonts w:hint="eastAsia" w:eastAsia="宋体" w:cs="Times New Roman"/>
                    <w:b w:val="0"/>
                    <w:sz w:val="20"/>
                    <w:lang w:val="en-US" w:eastAsia="zh-CN"/>
                  </w:rPr>
                </w:rPrChange>
              </w:rPr>
              <w:t xml:space="preserve">; </w:t>
            </w:r>
            <w:r>
              <w:rPr>
                <w:rFonts w:hint="default" w:ascii="Times New Roman Regular" w:hAnsi="Times New Roman Regular" w:eastAsia="Times New Roman" w:cs="Times New Roman Regular"/>
                <w:b w:val="0"/>
                <w:sz w:val="24"/>
                <w:szCs w:val="24"/>
                <w:rPrChange w:id="286" w:author="Ataraxia" w:date="2026-09-05T19:49:15Z">
                  <w:rPr>
                    <w:rFonts w:hint="eastAsia" w:ascii="Times New Roman" w:hAnsi="Times New Roman" w:eastAsia="Times New Roman" w:cs="Times New Roman"/>
                    <w:b w:val="0"/>
                    <w:sz w:val="20"/>
                  </w:rPr>
                </w:rPrChange>
              </w:rPr>
              <w:t>Exercise Movement Techniques</w:t>
            </w:r>
            <w:r>
              <w:rPr>
                <w:rFonts w:hint="default" w:ascii="Times New Roman Regular" w:hAnsi="Times New Roman Regular" w:eastAsia="宋体" w:cs="Times New Roman Regular"/>
                <w:b w:val="0"/>
                <w:sz w:val="24"/>
                <w:szCs w:val="24"/>
                <w:lang w:val="en-US" w:eastAsia="zh-CN"/>
                <w:rPrChange w:id="287" w:author="Ataraxia" w:date="2026-09-05T19:49:15Z">
                  <w:rPr>
                    <w:rFonts w:hint="eastAsia" w:eastAsia="宋体" w:cs="Times New Roman"/>
                    <w:b w:val="0"/>
                    <w:sz w:val="20"/>
                    <w:lang w:val="en-US" w:eastAsia="zh-CN"/>
                  </w:rPr>
                </w:rPrChange>
              </w:rPr>
              <w:t xml:space="preserve">; </w:t>
            </w:r>
          </w:p>
          <w:p w14:paraId="6D04B9B9">
            <w:pPr>
              <w:spacing w:before="0" w:after="0" w:line="480" w:lineRule="auto"/>
              <w:jc w:val="left"/>
              <w:rPr>
                <w:rFonts w:ascii="Times New Roman Regular" w:hAnsi="Times New Roman Regular" w:cs="Times New Roman Regular"/>
                <w:szCs w:val="24"/>
                <w:rPrChange w:id="289" w:author="Ataraxia" w:date="2026-09-05T19:49:15Z">
                  <w:rPr/>
                </w:rPrChange>
              </w:rPr>
              <w:pPrChange w:id="288" w:author="Ataraxia" w:date="2026-09-05T19:49:18Z">
                <w:pPr>
                  <w:spacing w:before="0" w:after="0" w:line="240" w:lineRule="auto"/>
                  <w:jc w:val="left"/>
                </w:pPr>
              </w:pPrChange>
            </w:pPr>
            <w:r>
              <w:rPr>
                <w:rFonts w:hint="default" w:ascii="Times New Roman Regular" w:hAnsi="Times New Roman Regular" w:eastAsia="Times New Roman" w:cs="Times New Roman Regular"/>
                <w:b w:val="0"/>
                <w:sz w:val="24"/>
                <w:szCs w:val="24"/>
                <w:rPrChange w:id="290" w:author="Ataraxia" w:date="2026-09-05T19:49:15Z">
                  <w:rPr>
                    <w:rFonts w:hint="eastAsia" w:ascii="Times New Roman" w:hAnsi="Times New Roman" w:eastAsia="Times New Roman" w:cs="Times New Roman"/>
                    <w:b w:val="0"/>
                    <w:sz w:val="20"/>
                  </w:rPr>
                </w:rPrChange>
              </w:rPr>
              <w:t>Exercise</w:t>
            </w:r>
            <w:r>
              <w:rPr>
                <w:rFonts w:hint="default" w:ascii="Times New Roman Regular" w:hAnsi="Times New Roman Regular" w:eastAsia="宋体" w:cs="Times New Roman Regular"/>
                <w:b w:val="0"/>
                <w:sz w:val="24"/>
                <w:szCs w:val="24"/>
                <w:lang w:val="en-US" w:eastAsia="zh-CN"/>
                <w:rPrChange w:id="291" w:author="Ataraxia" w:date="2026-09-05T19:49:15Z">
                  <w:rPr>
                    <w:rFonts w:hint="eastAsia" w:eastAsia="宋体" w:cs="Times New Roman"/>
                    <w:b w:val="0"/>
                    <w:sz w:val="20"/>
                    <w:lang w:val="en-US" w:eastAsia="zh-CN"/>
                  </w:rPr>
                </w:rPrChange>
              </w:rPr>
              <w:t xml:space="preserve">; </w:t>
            </w:r>
            <w:r>
              <w:rPr>
                <w:rFonts w:hint="default" w:ascii="Times New Roman Regular" w:hAnsi="Times New Roman Regular" w:eastAsia="Times New Roman" w:cs="Times New Roman Regular"/>
                <w:b w:val="0"/>
                <w:sz w:val="24"/>
                <w:szCs w:val="24"/>
                <w:rPrChange w:id="292" w:author="Ataraxia" w:date="2026-09-05T19:49:15Z">
                  <w:rPr>
                    <w:rFonts w:hint="eastAsia" w:ascii="Times New Roman" w:hAnsi="Times New Roman" w:eastAsia="Times New Roman" w:cs="Times New Roman"/>
                    <w:b w:val="0"/>
                    <w:sz w:val="20"/>
                  </w:rPr>
                </w:rPrChange>
              </w:rPr>
              <w:t>Exercise Therapy</w:t>
            </w:r>
          </w:p>
        </w:tc>
        <w:tc>
          <w:tcPr>
            <w:tcW w:w="4414" w:type="dxa"/>
            <w:tcMar>
              <w:top w:w="95" w:type="dxa"/>
              <w:left w:w="105" w:type="dxa"/>
              <w:bottom w:w="95" w:type="dxa"/>
              <w:right w:w="105" w:type="dxa"/>
            </w:tcMar>
            <w:vAlign w:val="center"/>
          </w:tcPr>
          <w:p w14:paraId="15A58841">
            <w:pPr>
              <w:spacing w:before="0" w:after="0" w:line="480" w:lineRule="auto"/>
              <w:jc w:val="left"/>
              <w:rPr>
                <w:rFonts w:ascii="Times New Roman Regular" w:hAnsi="Times New Roman Regular" w:cs="Times New Roman Regular"/>
                <w:szCs w:val="24"/>
                <w:rPrChange w:id="294" w:author="Ataraxia" w:date="2026-09-05T19:49:15Z">
                  <w:rPr/>
                </w:rPrChange>
              </w:rPr>
              <w:pPrChange w:id="293" w:author="Ataraxia" w:date="2026-09-05T19:49:18Z">
                <w:pPr>
                  <w:spacing w:before="0" w:after="0" w:line="240" w:lineRule="auto"/>
                  <w:jc w:val="left"/>
                </w:pPr>
              </w:pPrChange>
            </w:pPr>
            <w:r>
              <w:rPr>
                <w:rFonts w:hint="default" w:ascii="Times New Roman Regular" w:hAnsi="Times New Roman Regular" w:eastAsia="Times New Roman" w:cs="Times New Roman Regular"/>
                <w:b w:val="0"/>
                <w:sz w:val="24"/>
                <w:szCs w:val="24"/>
                <w:rPrChange w:id="295" w:author="Ataraxia" w:date="2026-09-05T19:49:15Z">
                  <w:rPr>
                    <w:rFonts w:hint="eastAsia" w:ascii="Times New Roman" w:hAnsi="Times New Roman" w:eastAsia="Times New Roman" w:cs="Times New Roman"/>
                    <w:b w:val="0"/>
                    <w:sz w:val="20"/>
                  </w:rPr>
                </w:rPrChange>
              </w:rPr>
              <w:t>exercise* OR "physical activ*" OR sport* OR athletic* OR "physical training" OR fitness OR aerobic* OR isometric* OR "exercise training" OR "exercise prescription" OR "exercise therap*" OR "rehabilitation exercise*" OR "remedial exercise*" OR "active break*" OR "activity break*" OR "acute exercise*" OR "physical activity intervention*" OR "exercise movement technique*" OR pilates OR "pilates training" OR "resistance training" OR "strength training" OR "weight training" OR endurance OR "interval training" OR HIIT OR dance* OR yoga OR "tai chi" OR qigong OR swimming OR walking OR running OR jogging OR cycling OR bicycling OR exergam* OR "active video game*"</w:t>
            </w:r>
          </w:p>
        </w:tc>
      </w:tr>
      <w:tr w14:paraId="79C7FBE9">
        <w:trPr>
          <w:cantSplit/>
          <w:trHeight w:val="0" w:hRule="atLeast"/>
        </w:trPr>
        <w:tc>
          <w:tcPr>
            <w:tcW w:w="1050" w:type="dxa"/>
            <w:tcMar>
              <w:top w:w="95" w:type="dxa"/>
              <w:left w:w="105" w:type="dxa"/>
              <w:bottom w:w="95" w:type="dxa"/>
              <w:right w:w="105" w:type="dxa"/>
            </w:tcMar>
            <w:vAlign w:val="center"/>
          </w:tcPr>
          <w:p w14:paraId="54F5A953">
            <w:pPr>
              <w:spacing w:before="0" w:after="0" w:line="480" w:lineRule="auto"/>
              <w:jc w:val="center"/>
              <w:rPr>
                <w:rFonts w:ascii="Times New Roman Regular" w:hAnsi="Times New Roman Regular" w:cs="Times New Roman Regular"/>
                <w:szCs w:val="24"/>
                <w:rPrChange w:id="297" w:author="Ataraxia" w:date="2026-09-05T19:49:15Z">
                  <w:rPr/>
                </w:rPrChange>
              </w:rPr>
              <w:pPrChange w:id="296" w:author="Ataraxia" w:date="2026-09-05T19:49:18Z">
                <w:pPr>
                  <w:spacing w:before="0" w:after="0" w:line="240" w:lineRule="auto"/>
                  <w:jc w:val="center"/>
                </w:pPr>
              </w:pPrChange>
            </w:pPr>
            <w:r>
              <w:rPr>
                <w:rFonts w:ascii="Times New Roman Regular" w:hAnsi="Times New Roman Regular" w:eastAsia="Times New Roman" w:cs="Times New Roman Regular"/>
                <w:b/>
                <w:sz w:val="24"/>
                <w:szCs w:val="24"/>
                <w:rPrChange w:id="298" w:author="Ataraxia" w:date="2026-09-05T19:49:15Z">
                  <w:rPr>
                    <w:rFonts w:ascii="Times New Roman" w:hAnsi="Times New Roman" w:eastAsia="Times New Roman" w:cs="Times New Roman"/>
                    <w:b/>
                    <w:sz w:val="20"/>
                  </w:rPr>
                </w:rPrChange>
              </w:rPr>
              <w:t>C</w:t>
            </w:r>
          </w:p>
        </w:tc>
        <w:tc>
          <w:tcPr>
            <w:tcW w:w="2500" w:type="dxa"/>
            <w:tcMar>
              <w:top w:w="95" w:type="dxa"/>
              <w:left w:w="105" w:type="dxa"/>
              <w:bottom w:w="95" w:type="dxa"/>
              <w:right w:w="105" w:type="dxa"/>
            </w:tcMar>
            <w:vAlign w:val="center"/>
          </w:tcPr>
          <w:p w14:paraId="40D57DCE">
            <w:pPr>
              <w:spacing w:before="0" w:after="0" w:line="480" w:lineRule="auto"/>
              <w:jc w:val="left"/>
              <w:rPr>
                <w:rFonts w:ascii="Times New Roman Regular" w:hAnsi="Times New Roman Regular" w:cs="Times New Roman Regular"/>
                <w:szCs w:val="24"/>
                <w:rPrChange w:id="300" w:author="Ataraxia" w:date="2026-09-05T19:49:15Z">
                  <w:rPr/>
                </w:rPrChange>
              </w:rPr>
              <w:pPrChange w:id="299" w:author="Ataraxia" w:date="2026-09-05T19:49:18Z">
                <w:pPr>
                  <w:spacing w:before="0" w:after="0" w:line="240" w:lineRule="auto"/>
                  <w:jc w:val="left"/>
                </w:pPr>
              </w:pPrChange>
            </w:pPr>
            <w:r>
              <w:rPr>
                <w:rFonts w:ascii="Times New Roman Regular" w:hAnsi="Times New Roman Regular" w:eastAsia="Times New Roman" w:cs="Times New Roman Regular"/>
                <w:b w:val="0"/>
                <w:sz w:val="24"/>
                <w:szCs w:val="24"/>
                <w:rPrChange w:id="301" w:author="Ataraxia" w:date="2026-09-05T19:49:15Z">
                  <w:rPr>
                    <w:rFonts w:ascii="Times New Roman" w:hAnsi="Times New Roman" w:eastAsia="Times New Roman" w:cs="Times New Roman"/>
                    <w:b w:val="0"/>
                    <w:sz w:val="20"/>
                  </w:rPr>
                </w:rPrChange>
              </w:rPr>
              <w:t>Rest/no exercise, no intervention, wait-list, usual activity, non-exercise attention control, or an active exercise/comparison condition.</w:t>
            </w:r>
          </w:p>
        </w:tc>
        <w:tc>
          <w:tcPr>
            <w:tcW w:w="1900" w:type="dxa"/>
            <w:tcMar>
              <w:top w:w="95" w:type="dxa"/>
              <w:left w:w="105" w:type="dxa"/>
              <w:bottom w:w="95" w:type="dxa"/>
              <w:right w:w="105" w:type="dxa"/>
            </w:tcMar>
            <w:vAlign w:val="center"/>
          </w:tcPr>
          <w:p w14:paraId="78600AA6">
            <w:pPr>
              <w:spacing w:before="0" w:after="0" w:line="480" w:lineRule="auto"/>
              <w:jc w:val="left"/>
              <w:rPr>
                <w:rFonts w:ascii="Times New Roman Regular" w:hAnsi="Times New Roman Regular" w:cs="Times New Roman Regular"/>
                <w:szCs w:val="24"/>
                <w:rPrChange w:id="303" w:author="Ataraxia" w:date="2026-09-05T19:49:15Z">
                  <w:rPr/>
                </w:rPrChange>
              </w:rPr>
              <w:pPrChange w:id="302" w:author="Ataraxia" w:date="2026-09-05T19:49:18Z">
                <w:pPr>
                  <w:spacing w:before="0" w:after="0" w:line="240" w:lineRule="auto"/>
                  <w:jc w:val="left"/>
                </w:pPr>
              </w:pPrChange>
            </w:pPr>
            <w:r>
              <w:rPr>
                <w:rFonts w:ascii="Times New Roman Regular" w:hAnsi="Times New Roman Regular" w:eastAsia="Times New Roman" w:cs="Times New Roman Regular"/>
                <w:b w:val="0"/>
                <w:sz w:val="24"/>
                <w:szCs w:val="24"/>
                <w:rPrChange w:id="304" w:author="Ataraxia" w:date="2026-09-05T19:49:15Z">
                  <w:rPr>
                    <w:rFonts w:ascii="Times New Roman" w:hAnsi="Times New Roman" w:eastAsia="Times New Roman" w:cs="Times New Roman"/>
                    <w:b w:val="0"/>
                    <w:sz w:val="20"/>
                  </w:rPr>
                </w:rPrChange>
              </w:rPr>
              <w:t>—</w:t>
            </w:r>
          </w:p>
        </w:tc>
        <w:tc>
          <w:tcPr>
            <w:tcW w:w="4414" w:type="dxa"/>
            <w:tcMar>
              <w:top w:w="95" w:type="dxa"/>
              <w:left w:w="105" w:type="dxa"/>
              <w:bottom w:w="95" w:type="dxa"/>
              <w:right w:w="105" w:type="dxa"/>
            </w:tcMar>
            <w:vAlign w:val="center"/>
          </w:tcPr>
          <w:p w14:paraId="4A5F46FA">
            <w:pPr>
              <w:spacing w:before="0" w:after="0" w:line="480" w:lineRule="auto"/>
              <w:jc w:val="left"/>
              <w:rPr>
                <w:rFonts w:ascii="Times New Roman Regular" w:hAnsi="Times New Roman Regular" w:cs="Times New Roman Regular"/>
                <w:szCs w:val="24"/>
                <w:rPrChange w:id="306" w:author="Ataraxia" w:date="2026-09-05T19:49:15Z">
                  <w:rPr/>
                </w:rPrChange>
              </w:rPr>
              <w:pPrChange w:id="305" w:author="Ataraxia" w:date="2026-09-05T19:49:18Z">
                <w:pPr>
                  <w:spacing w:before="0" w:after="0" w:line="240" w:lineRule="auto"/>
                  <w:jc w:val="left"/>
                </w:pPr>
              </w:pPrChange>
            </w:pPr>
            <w:r>
              <w:rPr>
                <w:rFonts w:ascii="Times New Roman Regular" w:hAnsi="Times New Roman Regular" w:eastAsia="Times New Roman" w:cs="Times New Roman Regular"/>
                <w:b w:val="0"/>
                <w:sz w:val="24"/>
                <w:szCs w:val="24"/>
                <w:rPrChange w:id="307" w:author="Ataraxia" w:date="2026-09-05T19:49:15Z">
                  <w:rPr>
                    <w:rFonts w:ascii="Times New Roman" w:hAnsi="Times New Roman" w:eastAsia="Times New Roman" w:cs="Times New Roman"/>
                    <w:b w:val="0"/>
                    <w:sz w:val="20"/>
                  </w:rPr>
                </w:rPrChange>
              </w:rPr>
              <w:t>—</w:t>
            </w:r>
          </w:p>
        </w:tc>
      </w:tr>
      <w:tr w14:paraId="5FE77D10">
        <w:trPr>
          <w:cantSplit/>
          <w:trHeight w:val="0" w:hRule="atLeast"/>
        </w:trPr>
        <w:tc>
          <w:tcPr>
            <w:tcW w:w="1050" w:type="dxa"/>
            <w:tcMar>
              <w:top w:w="95" w:type="dxa"/>
              <w:left w:w="105" w:type="dxa"/>
              <w:bottom w:w="95" w:type="dxa"/>
              <w:right w:w="105" w:type="dxa"/>
            </w:tcMar>
            <w:vAlign w:val="center"/>
          </w:tcPr>
          <w:p w14:paraId="07560F42">
            <w:pPr>
              <w:spacing w:before="0" w:after="0" w:line="480" w:lineRule="auto"/>
              <w:jc w:val="center"/>
              <w:rPr>
                <w:rFonts w:ascii="Times New Roman Regular" w:hAnsi="Times New Roman Regular" w:cs="Times New Roman Regular"/>
                <w:szCs w:val="24"/>
                <w:rPrChange w:id="309" w:author="Ataraxia" w:date="2026-09-05T19:49:15Z">
                  <w:rPr/>
                </w:rPrChange>
              </w:rPr>
              <w:pPrChange w:id="308" w:author="Ataraxia" w:date="2026-09-05T19:49:18Z">
                <w:pPr>
                  <w:spacing w:before="0" w:after="0" w:line="240" w:lineRule="auto"/>
                  <w:jc w:val="center"/>
                </w:pPr>
              </w:pPrChange>
            </w:pPr>
            <w:r>
              <w:rPr>
                <w:rFonts w:ascii="Times New Roman Regular" w:hAnsi="Times New Roman Regular" w:eastAsia="Times New Roman" w:cs="Times New Roman Regular"/>
                <w:b/>
                <w:sz w:val="24"/>
                <w:szCs w:val="24"/>
                <w:rPrChange w:id="310" w:author="Ataraxia" w:date="2026-09-05T19:49:15Z">
                  <w:rPr>
                    <w:rFonts w:ascii="Times New Roman" w:hAnsi="Times New Roman" w:eastAsia="Times New Roman" w:cs="Times New Roman"/>
                    <w:b/>
                    <w:sz w:val="20"/>
                  </w:rPr>
                </w:rPrChange>
              </w:rPr>
              <w:t>O</w:t>
            </w:r>
          </w:p>
        </w:tc>
        <w:tc>
          <w:tcPr>
            <w:tcW w:w="2500" w:type="dxa"/>
            <w:tcMar>
              <w:top w:w="95" w:type="dxa"/>
              <w:left w:w="105" w:type="dxa"/>
              <w:bottom w:w="95" w:type="dxa"/>
              <w:right w:w="105" w:type="dxa"/>
            </w:tcMar>
            <w:vAlign w:val="center"/>
          </w:tcPr>
          <w:p w14:paraId="7DE7DFF4">
            <w:pPr>
              <w:spacing w:before="0" w:after="0" w:line="480" w:lineRule="auto"/>
              <w:jc w:val="left"/>
              <w:rPr>
                <w:rFonts w:ascii="Times New Roman Regular" w:hAnsi="Times New Roman Regular" w:cs="Times New Roman Regular"/>
                <w:szCs w:val="24"/>
                <w:rPrChange w:id="312" w:author="Ataraxia" w:date="2026-09-05T19:49:15Z">
                  <w:rPr/>
                </w:rPrChange>
              </w:rPr>
              <w:pPrChange w:id="311" w:author="Ataraxia" w:date="2026-09-05T19:49:18Z">
                <w:pPr>
                  <w:spacing w:before="0" w:after="0" w:line="240" w:lineRule="auto"/>
                  <w:jc w:val="left"/>
                </w:pPr>
              </w:pPrChange>
            </w:pPr>
            <w:r>
              <w:rPr>
                <w:rFonts w:ascii="Times New Roman Regular" w:hAnsi="Times New Roman Regular" w:eastAsia="Times New Roman" w:cs="Times New Roman Regular"/>
                <w:b w:val="0"/>
                <w:sz w:val="24"/>
                <w:szCs w:val="24"/>
                <w:rPrChange w:id="313" w:author="Ataraxia" w:date="2026-09-05T19:49:15Z">
                  <w:rPr>
                    <w:rFonts w:ascii="Times New Roman" w:hAnsi="Times New Roman" w:eastAsia="Times New Roman" w:cs="Times New Roman"/>
                    <w:b w:val="0"/>
                    <w:sz w:val="20"/>
                  </w:rPr>
                </w:rPrChange>
              </w:rPr>
              <w:t>SPA measured using the SPAS, a validated state version of the SPAS, or another validated measure explicitly assessing SPA; both state and trait SPA are eligible.</w:t>
            </w:r>
          </w:p>
        </w:tc>
        <w:tc>
          <w:tcPr>
            <w:tcW w:w="1900" w:type="dxa"/>
            <w:tcMar>
              <w:top w:w="95" w:type="dxa"/>
              <w:left w:w="105" w:type="dxa"/>
              <w:bottom w:w="95" w:type="dxa"/>
              <w:right w:w="105" w:type="dxa"/>
            </w:tcMar>
            <w:vAlign w:val="center"/>
          </w:tcPr>
          <w:p w14:paraId="1D064D1B">
            <w:pPr>
              <w:spacing w:before="0" w:after="0" w:line="480" w:lineRule="auto"/>
              <w:jc w:val="left"/>
              <w:rPr>
                <w:rFonts w:ascii="Times New Roman Regular" w:hAnsi="Times New Roman Regular" w:cs="Times New Roman Regular"/>
                <w:szCs w:val="24"/>
                <w:rPrChange w:id="315" w:author="Ataraxia" w:date="2026-09-05T19:49:15Z">
                  <w:rPr/>
                </w:rPrChange>
              </w:rPr>
              <w:pPrChange w:id="314" w:author="Ataraxia" w:date="2026-09-05T19:49:18Z">
                <w:pPr>
                  <w:spacing w:before="0" w:after="0" w:line="240" w:lineRule="auto"/>
                  <w:jc w:val="left"/>
                </w:pPr>
              </w:pPrChange>
            </w:pPr>
            <w:r>
              <w:rPr>
                <w:rFonts w:ascii="Times New Roman Regular" w:hAnsi="Times New Roman Regular" w:eastAsia="Times New Roman" w:cs="Times New Roman Regular"/>
                <w:b w:val="0"/>
                <w:sz w:val="24"/>
                <w:szCs w:val="24"/>
                <w:rPrChange w:id="316" w:author="Ataraxia" w:date="2026-09-05T19:49:15Z">
                  <w:rPr>
                    <w:rFonts w:ascii="Times New Roman" w:hAnsi="Times New Roman" w:eastAsia="Times New Roman" w:cs="Times New Roman"/>
                    <w:b w:val="0"/>
                    <w:sz w:val="20"/>
                  </w:rPr>
                </w:rPrChange>
              </w:rPr>
              <w:t>No dedicated SPA MeSH heading</w:t>
            </w:r>
          </w:p>
        </w:tc>
        <w:tc>
          <w:tcPr>
            <w:tcW w:w="4414" w:type="dxa"/>
            <w:tcMar>
              <w:top w:w="95" w:type="dxa"/>
              <w:left w:w="105" w:type="dxa"/>
              <w:bottom w:w="95" w:type="dxa"/>
              <w:right w:w="105" w:type="dxa"/>
            </w:tcMar>
            <w:vAlign w:val="center"/>
          </w:tcPr>
          <w:p w14:paraId="7606484C">
            <w:pPr>
              <w:spacing w:before="0" w:after="0" w:line="480" w:lineRule="auto"/>
              <w:jc w:val="left"/>
              <w:rPr>
                <w:rFonts w:ascii="Times New Roman Regular" w:hAnsi="Times New Roman Regular" w:cs="Times New Roman Regular"/>
                <w:szCs w:val="24"/>
                <w:rPrChange w:id="318" w:author="Ataraxia" w:date="2026-09-05T19:49:15Z">
                  <w:rPr/>
                </w:rPrChange>
              </w:rPr>
              <w:pPrChange w:id="317" w:author="Ataraxia" w:date="2026-09-05T19:49:18Z">
                <w:pPr>
                  <w:spacing w:before="0" w:after="0" w:line="240" w:lineRule="auto"/>
                  <w:jc w:val="left"/>
                </w:pPr>
              </w:pPrChange>
            </w:pPr>
            <w:bookmarkStart w:id="0" w:name="_GoBack"/>
            <w:r>
              <w:rPr>
                <w:rFonts w:ascii="Times New Roman Regular" w:hAnsi="Times New Roman Regular" w:eastAsia="Times New Roman" w:cs="Times New Roman Regular"/>
                <w:b w:val="0"/>
                <w:sz w:val="24"/>
                <w:szCs w:val="24"/>
                <w:rPrChange w:id="319" w:author="Ataraxia" w:date="2026-09-05T19:49:15Z">
                  <w:rPr>
                    <w:rFonts w:ascii="Times New Roman" w:hAnsi="Times New Roman" w:eastAsia="Times New Roman" w:cs="Times New Roman"/>
                    <w:b w:val="0"/>
                    <w:sz w:val="20"/>
                  </w:rPr>
                </w:rPrChange>
              </w:rPr>
              <w:t>"social physique anxiety" OR "social physical anxiety" OR "physique anxiety" OR "social physique anxi*" OR SPAS OR "Social Physique Anxiety Scale" OR "state social physique anxiety"</w:t>
            </w:r>
            <w:bookmarkEnd w:id="0"/>
          </w:p>
        </w:tc>
      </w:tr>
      <w:tr w14:paraId="21226B00">
        <w:trPr>
          <w:cantSplit/>
          <w:trHeight w:val="0" w:hRule="atLeast"/>
        </w:trPr>
        <w:tc>
          <w:tcPr>
            <w:tcW w:w="1050" w:type="dxa"/>
            <w:tcMar>
              <w:top w:w="95" w:type="dxa"/>
              <w:left w:w="105" w:type="dxa"/>
              <w:bottom w:w="95" w:type="dxa"/>
              <w:right w:w="105" w:type="dxa"/>
            </w:tcMar>
            <w:vAlign w:val="center"/>
          </w:tcPr>
          <w:p w14:paraId="5B301842">
            <w:pPr>
              <w:spacing w:before="0" w:after="0" w:line="480" w:lineRule="auto"/>
              <w:jc w:val="center"/>
              <w:rPr>
                <w:rFonts w:ascii="Times New Roman Regular" w:hAnsi="Times New Roman Regular" w:cs="Times New Roman Regular"/>
                <w:szCs w:val="24"/>
                <w:rPrChange w:id="321" w:author="Ataraxia" w:date="2026-09-05T19:49:15Z">
                  <w:rPr/>
                </w:rPrChange>
              </w:rPr>
              <w:pPrChange w:id="320" w:author="Ataraxia" w:date="2026-09-05T19:49:18Z">
                <w:pPr>
                  <w:spacing w:before="0" w:after="0" w:line="240" w:lineRule="auto"/>
                  <w:jc w:val="center"/>
                </w:pPr>
              </w:pPrChange>
            </w:pPr>
            <w:r>
              <w:rPr>
                <w:rFonts w:ascii="Times New Roman Regular" w:hAnsi="Times New Roman Regular" w:eastAsia="Times New Roman" w:cs="Times New Roman Regular"/>
                <w:b/>
                <w:sz w:val="24"/>
                <w:szCs w:val="24"/>
                <w:rPrChange w:id="322" w:author="Ataraxia" w:date="2026-09-05T19:49:15Z">
                  <w:rPr>
                    <w:rFonts w:ascii="Times New Roman" w:hAnsi="Times New Roman" w:eastAsia="Times New Roman" w:cs="Times New Roman"/>
                    <w:b/>
                    <w:sz w:val="20"/>
                  </w:rPr>
                </w:rPrChange>
              </w:rPr>
              <w:t>S</w:t>
            </w:r>
          </w:p>
        </w:tc>
        <w:tc>
          <w:tcPr>
            <w:tcW w:w="2500" w:type="dxa"/>
            <w:tcMar>
              <w:top w:w="95" w:type="dxa"/>
              <w:left w:w="105" w:type="dxa"/>
              <w:bottom w:w="95" w:type="dxa"/>
              <w:right w:w="105" w:type="dxa"/>
            </w:tcMar>
            <w:vAlign w:val="center"/>
          </w:tcPr>
          <w:p w14:paraId="2AF24285">
            <w:pPr>
              <w:spacing w:before="0" w:after="0" w:line="480" w:lineRule="auto"/>
              <w:jc w:val="left"/>
              <w:rPr>
                <w:rFonts w:ascii="Times New Roman Regular" w:hAnsi="Times New Roman Regular" w:cs="Times New Roman Regular"/>
                <w:szCs w:val="24"/>
                <w:rPrChange w:id="324" w:author="Ataraxia" w:date="2026-09-05T19:49:15Z">
                  <w:rPr/>
                </w:rPrChange>
              </w:rPr>
              <w:pPrChange w:id="323" w:author="Ataraxia" w:date="2026-09-05T19:49:18Z">
                <w:pPr>
                  <w:spacing w:before="0" w:after="0" w:line="240" w:lineRule="auto"/>
                  <w:jc w:val="left"/>
                </w:pPr>
              </w:pPrChange>
            </w:pPr>
            <w:r>
              <w:rPr>
                <w:rFonts w:ascii="Times New Roman Regular" w:hAnsi="Times New Roman Regular" w:eastAsia="Times New Roman" w:cs="Times New Roman Regular"/>
                <w:b w:val="0"/>
                <w:sz w:val="24"/>
                <w:szCs w:val="24"/>
                <w:rPrChange w:id="325" w:author="Ataraxia" w:date="2026-09-05T19:49:15Z">
                  <w:rPr>
                    <w:rFonts w:ascii="Times New Roman" w:hAnsi="Times New Roman" w:eastAsia="Times New Roman" w:cs="Times New Roman"/>
                    <w:b w:val="0"/>
                    <w:sz w:val="20"/>
                  </w:rPr>
                </w:rPrChange>
              </w:rPr>
              <w:t>Randomised controlled trials, cluster-randomised trials, randomised crossover trials, and non-randomised controlled intervention/experimental studies.</w:t>
            </w:r>
          </w:p>
        </w:tc>
        <w:tc>
          <w:tcPr>
            <w:tcW w:w="1900" w:type="dxa"/>
            <w:tcMar>
              <w:top w:w="95" w:type="dxa"/>
              <w:left w:w="105" w:type="dxa"/>
              <w:bottom w:w="95" w:type="dxa"/>
              <w:right w:w="105" w:type="dxa"/>
            </w:tcMar>
            <w:vAlign w:val="center"/>
          </w:tcPr>
          <w:p w14:paraId="647A25BD">
            <w:pPr>
              <w:spacing w:before="0" w:after="0" w:line="480" w:lineRule="auto"/>
              <w:jc w:val="left"/>
              <w:rPr>
                <w:rFonts w:ascii="Times New Roman Regular" w:hAnsi="Times New Roman Regular" w:cs="Times New Roman Regular"/>
                <w:szCs w:val="24"/>
                <w:rPrChange w:id="327" w:author="Ataraxia" w:date="2026-09-05T19:49:15Z">
                  <w:rPr/>
                </w:rPrChange>
              </w:rPr>
              <w:pPrChange w:id="326" w:author="Ataraxia" w:date="2026-09-05T19:49:18Z">
                <w:pPr>
                  <w:spacing w:before="0" w:after="0" w:line="240" w:lineRule="auto"/>
                  <w:jc w:val="left"/>
                </w:pPr>
              </w:pPrChange>
            </w:pPr>
            <w:r>
              <w:rPr>
                <w:rFonts w:ascii="Times New Roman Regular" w:hAnsi="Times New Roman Regular" w:eastAsia="Times New Roman" w:cs="Times New Roman Regular"/>
                <w:b w:val="0"/>
                <w:sz w:val="24"/>
                <w:szCs w:val="24"/>
                <w:rPrChange w:id="328" w:author="Ataraxia" w:date="2026-09-05T19:49:15Z">
                  <w:rPr>
                    <w:rFonts w:ascii="Times New Roman" w:hAnsi="Times New Roman" w:eastAsia="Times New Roman" w:cs="Times New Roman"/>
                    <w:b w:val="0"/>
                    <w:sz w:val="20"/>
                  </w:rPr>
                </w:rPrChange>
              </w:rPr>
              <w:t>—</w:t>
            </w:r>
          </w:p>
        </w:tc>
        <w:tc>
          <w:tcPr>
            <w:tcW w:w="4414" w:type="dxa"/>
            <w:tcMar>
              <w:top w:w="95" w:type="dxa"/>
              <w:left w:w="105" w:type="dxa"/>
              <w:bottom w:w="95" w:type="dxa"/>
              <w:right w:w="105" w:type="dxa"/>
            </w:tcMar>
            <w:vAlign w:val="center"/>
          </w:tcPr>
          <w:p w14:paraId="4067494A">
            <w:pPr>
              <w:spacing w:before="0" w:after="0" w:line="480" w:lineRule="auto"/>
              <w:jc w:val="left"/>
              <w:rPr>
                <w:rFonts w:ascii="Times New Roman Regular" w:hAnsi="Times New Roman Regular" w:cs="Times New Roman Regular"/>
                <w:szCs w:val="24"/>
                <w:rPrChange w:id="330" w:author="Ataraxia" w:date="2026-09-05T19:49:15Z">
                  <w:rPr/>
                </w:rPrChange>
              </w:rPr>
              <w:pPrChange w:id="329" w:author="Ataraxia" w:date="2026-09-05T19:49:18Z">
                <w:pPr>
                  <w:spacing w:before="0" w:after="0" w:line="240" w:lineRule="auto"/>
                  <w:jc w:val="left"/>
                </w:pPr>
              </w:pPrChange>
            </w:pPr>
            <w:r>
              <w:rPr>
                <w:rFonts w:ascii="Times New Roman Regular" w:hAnsi="Times New Roman Regular" w:eastAsia="Times New Roman" w:cs="Times New Roman Regular"/>
                <w:b w:val="0"/>
                <w:sz w:val="24"/>
                <w:szCs w:val="24"/>
                <w:rPrChange w:id="331" w:author="Ataraxia" w:date="2026-09-05T19:49:15Z">
                  <w:rPr>
                    <w:rFonts w:ascii="Times New Roman" w:hAnsi="Times New Roman" w:eastAsia="Times New Roman" w:cs="Times New Roman"/>
                    <w:b w:val="0"/>
                    <w:sz w:val="20"/>
                  </w:rPr>
                </w:rPrChange>
              </w:rPr>
              <w:t>—</w:t>
            </w:r>
          </w:p>
        </w:tc>
      </w:tr>
    </w:tbl>
    <w:p w14:paraId="178F1ED6">
      <w:pPr>
        <w:spacing w:line="480" w:lineRule="auto"/>
        <w:ind w:firstLine="475"/>
        <w:jc w:val="left"/>
        <w:rPr>
          <w:ins w:id="333" w:author="Ataraxia" w:date="2026-09-05T22:37:47Z"/>
          <w:rFonts w:hint="eastAsia" w:ascii="Times New Roman Regular" w:hAnsi="Times New Roman Regular" w:eastAsia="宋体" w:cs="Times New Roman Regular"/>
          <w:sz w:val="24"/>
          <w:szCs w:val="24"/>
          <w:lang w:val="en-US" w:eastAsia="zh-CN"/>
        </w:rPr>
        <w:pPrChange w:id="332" w:author="Ataraxia" w:date="2026-09-05T19:49:18Z">
          <w:pPr>
            <w:ind w:firstLine="475"/>
            <w:jc w:val="left"/>
          </w:pPr>
        </w:pPrChange>
      </w:pPr>
      <w:del w:id="334" w:author="Ataraxia" w:date="2026-09-05T22:44:19Z">
        <w:r>
          <w:rPr>
            <w:rFonts w:ascii="Times New Roman Regular" w:hAnsi="Times New Roman Regular" w:eastAsia="Times New Roman" w:cs="Times New Roman Regular"/>
            <w:sz w:val="24"/>
            <w:szCs w:val="24"/>
            <w:rPrChange w:id="335" w:author="Ataraxia" w:date="2026-09-05T19:49:15Z">
              <w:rPr>
                <w:rFonts w:ascii="Times New Roman" w:hAnsi="Times New Roman" w:eastAsia="Times New Roman"/>
                <w:sz w:val="24"/>
              </w:rPr>
            </w:rPrChange>
          </w:rPr>
          <w:delText>The core Boolean structure will be (SPA terms) AND (exercise/physical-activity terms) AND (female terms). Controlled vocabulary and syntax will be translated for each database without changing these conceptual blocks. In PubMed, relevant MeSH headings include Female, Exercise, Exercise Therapy, Sports, and Resistance Training; SPA will primarily be searched using free-text terms because it does not have a dedicated MeSH heading. Comparator terms and RCT-only filters will not be required in the main search because the review includes multiple controlled experimental designs and relevant records may not identify the comparator or design in the title/abstract. The updated strategy therefore does not include the former trait-only, chronic-only, or ≥2-week restrictions.</w:delText>
        </w:r>
      </w:del>
      <w:ins w:id="337" w:author="Ataraxia" w:date="2026-09-05T22:31:52Z">
        <w:r>
          <w:rPr>
            <w:rFonts w:hint="eastAsia" w:ascii="Times New Roman Regular" w:hAnsi="Times New Roman Regular" w:eastAsia="宋体" w:cs="Times New Roman Regular"/>
            <w:sz w:val="24"/>
            <w:szCs w:val="24"/>
            <w:lang w:val="en-US" w:eastAsia="zh-CN"/>
          </w:rPr>
          <w:t>C</w:t>
        </w:r>
      </w:ins>
      <w:ins w:id="338" w:author="Ataraxia" w:date="2026-09-05T22:31:57Z">
        <w:r>
          <w:rPr>
            <w:rFonts w:hint="eastAsia" w:ascii="Times New Roman Regular" w:hAnsi="Times New Roman Regular" w:eastAsia="宋体" w:cs="Times New Roman Regular"/>
            <w:sz w:val="24"/>
            <w:szCs w:val="24"/>
            <w:lang w:val="en-US" w:eastAsia="zh-CN"/>
          </w:rPr>
          <w:t xml:space="preserve">orresponding </w:t>
        </w:r>
      </w:ins>
      <w:ins w:id="339" w:author="Ataraxia" w:date="2026-09-05T22:32:01Z">
        <w:r>
          <w:rPr>
            <w:rFonts w:hint="eastAsia" w:ascii="Times New Roman Regular" w:hAnsi="Times New Roman Regular" w:eastAsia="宋体" w:cs="Times New Roman Regular"/>
            <w:sz w:val="24"/>
            <w:szCs w:val="24"/>
            <w:lang w:val="en-US" w:eastAsia="zh-CN"/>
          </w:rPr>
          <w:t>auth</w:t>
        </w:r>
      </w:ins>
      <w:ins w:id="340" w:author="Ataraxia" w:date="2026-09-05T22:32:02Z">
        <w:r>
          <w:rPr>
            <w:rFonts w:hint="eastAsia" w:ascii="Times New Roman Regular" w:hAnsi="Times New Roman Regular" w:eastAsia="宋体" w:cs="Times New Roman Regular"/>
            <w:sz w:val="24"/>
            <w:szCs w:val="24"/>
            <w:lang w:val="en-US" w:eastAsia="zh-CN"/>
          </w:rPr>
          <w:t xml:space="preserve">ors of </w:t>
        </w:r>
      </w:ins>
      <w:ins w:id="341" w:author="Ataraxia" w:date="2026-09-05T22:32:03Z">
        <w:r>
          <w:rPr>
            <w:rFonts w:hint="eastAsia" w:ascii="Times New Roman Regular" w:hAnsi="Times New Roman Regular" w:eastAsia="宋体" w:cs="Times New Roman Regular"/>
            <w:sz w:val="24"/>
            <w:szCs w:val="24"/>
            <w:lang w:val="en-US" w:eastAsia="zh-CN"/>
          </w:rPr>
          <w:t xml:space="preserve">the </w:t>
        </w:r>
      </w:ins>
      <w:ins w:id="342" w:author="Ataraxia" w:date="2026-09-05T22:32:04Z">
        <w:r>
          <w:rPr>
            <w:rFonts w:hint="eastAsia" w:ascii="Times New Roman Regular" w:hAnsi="Times New Roman Regular" w:eastAsia="宋体" w:cs="Times New Roman Regular"/>
            <w:sz w:val="24"/>
            <w:szCs w:val="24"/>
            <w:lang w:val="en-US" w:eastAsia="zh-CN"/>
          </w:rPr>
          <w:t>includ</w:t>
        </w:r>
      </w:ins>
      <w:ins w:id="343" w:author="Ataraxia" w:date="2026-09-05T22:32:05Z">
        <w:r>
          <w:rPr>
            <w:rFonts w:hint="eastAsia" w:ascii="Times New Roman Regular" w:hAnsi="Times New Roman Regular" w:eastAsia="宋体" w:cs="Times New Roman Regular"/>
            <w:sz w:val="24"/>
            <w:szCs w:val="24"/>
            <w:lang w:val="en-US" w:eastAsia="zh-CN"/>
          </w:rPr>
          <w:t>ed st</w:t>
        </w:r>
      </w:ins>
      <w:ins w:id="344" w:author="Ataraxia" w:date="2026-09-05T22:32:06Z">
        <w:r>
          <w:rPr>
            <w:rFonts w:hint="eastAsia" w:ascii="Times New Roman Regular" w:hAnsi="Times New Roman Regular" w:eastAsia="宋体" w:cs="Times New Roman Regular"/>
            <w:sz w:val="24"/>
            <w:szCs w:val="24"/>
            <w:lang w:val="en-US" w:eastAsia="zh-CN"/>
          </w:rPr>
          <w:t>udie</w:t>
        </w:r>
      </w:ins>
      <w:ins w:id="345" w:author="Ataraxia" w:date="2026-09-05T22:32:07Z">
        <w:r>
          <w:rPr>
            <w:rFonts w:hint="eastAsia" w:ascii="Times New Roman Regular" w:hAnsi="Times New Roman Regular" w:eastAsia="宋体" w:cs="Times New Roman Regular"/>
            <w:sz w:val="24"/>
            <w:szCs w:val="24"/>
            <w:lang w:val="en-US" w:eastAsia="zh-CN"/>
          </w:rPr>
          <w:t xml:space="preserve">s </w:t>
        </w:r>
      </w:ins>
      <w:ins w:id="346" w:author="Ataraxia" w:date="2026-09-05T22:32:08Z">
        <w:r>
          <w:rPr>
            <w:rFonts w:hint="eastAsia" w:ascii="Times New Roman Regular" w:hAnsi="Times New Roman Regular" w:eastAsia="宋体" w:cs="Times New Roman Regular"/>
            <w:sz w:val="24"/>
            <w:szCs w:val="24"/>
            <w:lang w:val="en-US" w:eastAsia="zh-CN"/>
          </w:rPr>
          <w:t xml:space="preserve">were </w:t>
        </w:r>
      </w:ins>
      <w:ins w:id="347" w:author="Ataraxia" w:date="2026-09-05T22:32:09Z">
        <w:r>
          <w:rPr>
            <w:rFonts w:hint="eastAsia" w:ascii="Times New Roman Regular" w:hAnsi="Times New Roman Regular" w:eastAsia="宋体" w:cs="Times New Roman Regular"/>
            <w:sz w:val="24"/>
            <w:szCs w:val="24"/>
            <w:lang w:val="en-US" w:eastAsia="zh-CN"/>
          </w:rPr>
          <w:t xml:space="preserve">also </w:t>
        </w:r>
      </w:ins>
      <w:ins w:id="348" w:author="Ataraxia" w:date="2026-09-05T22:33:29Z">
        <w:r>
          <w:rPr>
            <w:rFonts w:hint="eastAsia" w:ascii="Times New Roman Regular" w:hAnsi="Times New Roman Regular" w:eastAsia="宋体" w:cs="Times New Roman Regular"/>
            <w:sz w:val="24"/>
            <w:szCs w:val="24"/>
            <w:lang w:val="en-US" w:eastAsia="zh-CN"/>
          </w:rPr>
          <w:t>co</w:t>
        </w:r>
      </w:ins>
      <w:ins w:id="349" w:author="Ataraxia" w:date="2026-09-05T22:33:30Z">
        <w:r>
          <w:rPr>
            <w:rFonts w:hint="eastAsia" w:ascii="Times New Roman Regular" w:hAnsi="Times New Roman Regular" w:eastAsia="宋体" w:cs="Times New Roman Regular"/>
            <w:sz w:val="24"/>
            <w:szCs w:val="24"/>
            <w:lang w:val="en-US" w:eastAsia="zh-CN"/>
          </w:rPr>
          <w:t>nt</w:t>
        </w:r>
      </w:ins>
      <w:ins w:id="350" w:author="Ataraxia" w:date="2026-09-05T22:33:31Z">
        <w:r>
          <w:rPr>
            <w:rFonts w:hint="eastAsia" w:ascii="Times New Roman Regular" w:hAnsi="Times New Roman Regular" w:eastAsia="宋体" w:cs="Times New Roman Regular"/>
            <w:sz w:val="24"/>
            <w:szCs w:val="24"/>
            <w:lang w:val="en-US" w:eastAsia="zh-CN"/>
          </w:rPr>
          <w:t>acte</w:t>
        </w:r>
      </w:ins>
      <w:ins w:id="351" w:author="Ataraxia" w:date="2026-09-05T22:33:32Z">
        <w:r>
          <w:rPr>
            <w:rFonts w:hint="eastAsia" w:ascii="Times New Roman Regular" w:hAnsi="Times New Roman Regular" w:eastAsia="宋体" w:cs="Times New Roman Regular"/>
            <w:sz w:val="24"/>
            <w:szCs w:val="24"/>
            <w:lang w:val="en-US" w:eastAsia="zh-CN"/>
          </w:rPr>
          <w:t xml:space="preserve">d to </w:t>
        </w:r>
      </w:ins>
      <w:ins w:id="352" w:author="Ataraxia" w:date="2026-09-05T22:33:33Z">
        <w:r>
          <w:rPr>
            <w:rFonts w:hint="eastAsia" w:ascii="Times New Roman Regular" w:hAnsi="Times New Roman Regular" w:eastAsia="宋体" w:cs="Times New Roman Regular"/>
            <w:sz w:val="24"/>
            <w:szCs w:val="24"/>
            <w:lang w:val="en-US" w:eastAsia="zh-CN"/>
          </w:rPr>
          <w:t>sol</w:t>
        </w:r>
      </w:ins>
      <w:ins w:id="353" w:author="Ataraxia" w:date="2026-09-05T22:33:34Z">
        <w:r>
          <w:rPr>
            <w:rFonts w:hint="eastAsia" w:ascii="Times New Roman Regular" w:hAnsi="Times New Roman Regular" w:eastAsia="宋体" w:cs="Times New Roman Regular"/>
            <w:sz w:val="24"/>
            <w:szCs w:val="24"/>
            <w:lang w:val="en-US" w:eastAsia="zh-CN"/>
          </w:rPr>
          <w:t>icit</w:t>
        </w:r>
      </w:ins>
      <w:ins w:id="354" w:author="Ataraxia" w:date="2026-09-05T22:33:35Z">
        <w:r>
          <w:rPr>
            <w:rFonts w:hint="eastAsia" w:ascii="Times New Roman Regular" w:hAnsi="Times New Roman Regular" w:eastAsia="宋体" w:cs="Times New Roman Regular"/>
            <w:sz w:val="24"/>
            <w:szCs w:val="24"/>
            <w:lang w:val="en-US" w:eastAsia="zh-CN"/>
          </w:rPr>
          <w:t xml:space="preserve"> both </w:t>
        </w:r>
      </w:ins>
      <w:ins w:id="355" w:author="Ataraxia" w:date="2026-09-05T22:33:36Z">
        <w:r>
          <w:rPr>
            <w:rFonts w:hint="eastAsia" w:ascii="Times New Roman Regular" w:hAnsi="Times New Roman Regular" w:eastAsia="宋体" w:cs="Times New Roman Regular"/>
            <w:sz w:val="24"/>
            <w:szCs w:val="24"/>
            <w:lang w:val="en-US" w:eastAsia="zh-CN"/>
          </w:rPr>
          <w:t>un</w:t>
        </w:r>
      </w:ins>
      <w:ins w:id="356" w:author="Ataraxia" w:date="2026-09-05T22:33:37Z">
        <w:r>
          <w:rPr>
            <w:rFonts w:hint="eastAsia" w:ascii="Times New Roman Regular" w:hAnsi="Times New Roman Regular" w:eastAsia="宋体" w:cs="Times New Roman Regular"/>
            <w:sz w:val="24"/>
            <w:szCs w:val="24"/>
            <w:lang w:val="en-US" w:eastAsia="zh-CN"/>
          </w:rPr>
          <w:t>pub</w:t>
        </w:r>
      </w:ins>
      <w:ins w:id="357" w:author="Ataraxia" w:date="2026-09-05T22:33:38Z">
        <w:r>
          <w:rPr>
            <w:rFonts w:hint="eastAsia" w:ascii="Times New Roman Regular" w:hAnsi="Times New Roman Regular" w:eastAsia="宋体" w:cs="Times New Roman Regular"/>
            <w:sz w:val="24"/>
            <w:szCs w:val="24"/>
            <w:lang w:val="en-US" w:eastAsia="zh-CN"/>
          </w:rPr>
          <w:t>lished</w:t>
        </w:r>
      </w:ins>
      <w:ins w:id="358" w:author="Ataraxia" w:date="2026-09-05T22:33:39Z">
        <w:r>
          <w:rPr>
            <w:rFonts w:hint="eastAsia" w:ascii="Times New Roman Regular" w:hAnsi="Times New Roman Regular" w:eastAsia="宋体" w:cs="Times New Roman Regular"/>
            <w:sz w:val="24"/>
            <w:szCs w:val="24"/>
            <w:lang w:val="en-US" w:eastAsia="zh-CN"/>
          </w:rPr>
          <w:t xml:space="preserve"> </w:t>
        </w:r>
      </w:ins>
      <w:ins w:id="359" w:author="Ataraxia" w:date="2026-09-05T22:33:40Z">
        <w:r>
          <w:rPr>
            <w:rFonts w:hint="eastAsia" w:ascii="Times New Roman Regular" w:hAnsi="Times New Roman Regular" w:eastAsia="宋体" w:cs="Times New Roman Regular"/>
            <w:sz w:val="24"/>
            <w:szCs w:val="24"/>
            <w:lang w:val="en-US" w:eastAsia="zh-CN"/>
          </w:rPr>
          <w:t>dat</w:t>
        </w:r>
      </w:ins>
      <w:ins w:id="360" w:author="Ataraxia" w:date="2026-09-05T22:33:41Z">
        <w:r>
          <w:rPr>
            <w:rFonts w:hint="eastAsia" w:ascii="Times New Roman Regular" w:hAnsi="Times New Roman Regular" w:eastAsia="宋体" w:cs="Times New Roman Regular"/>
            <w:sz w:val="24"/>
            <w:szCs w:val="24"/>
            <w:lang w:val="en-US" w:eastAsia="zh-CN"/>
          </w:rPr>
          <w:t>a t</w:t>
        </w:r>
      </w:ins>
      <w:ins w:id="361" w:author="Ataraxia" w:date="2026-09-05T22:33:42Z">
        <w:r>
          <w:rPr>
            <w:rFonts w:hint="eastAsia" w:ascii="Times New Roman Regular" w:hAnsi="Times New Roman Regular" w:eastAsia="宋体" w:cs="Times New Roman Regular"/>
            <w:sz w:val="24"/>
            <w:szCs w:val="24"/>
            <w:lang w:val="en-US" w:eastAsia="zh-CN"/>
          </w:rPr>
          <w:t xml:space="preserve">hat </w:t>
        </w:r>
      </w:ins>
      <w:ins w:id="362" w:author="Ataraxia" w:date="2026-09-05T22:33:43Z">
        <w:r>
          <w:rPr>
            <w:rFonts w:hint="eastAsia" w:ascii="Times New Roman Regular" w:hAnsi="Times New Roman Regular" w:eastAsia="宋体" w:cs="Times New Roman Regular"/>
            <w:sz w:val="24"/>
            <w:szCs w:val="24"/>
            <w:lang w:val="en-US" w:eastAsia="zh-CN"/>
          </w:rPr>
          <w:t>might</w:t>
        </w:r>
      </w:ins>
      <w:ins w:id="363" w:author="Ataraxia" w:date="2026-09-05T22:33:44Z">
        <w:r>
          <w:rPr>
            <w:rFonts w:hint="eastAsia" w:ascii="Times New Roman Regular" w:hAnsi="Times New Roman Regular" w:eastAsia="宋体" w:cs="Times New Roman Regular"/>
            <w:sz w:val="24"/>
            <w:szCs w:val="24"/>
            <w:lang w:val="en-US" w:eastAsia="zh-CN"/>
          </w:rPr>
          <w:t xml:space="preserve"> be </w:t>
        </w:r>
      </w:ins>
      <w:ins w:id="364" w:author="Ataraxia" w:date="2026-09-05T22:33:45Z">
        <w:r>
          <w:rPr>
            <w:rFonts w:hint="eastAsia" w:ascii="Times New Roman Regular" w:hAnsi="Times New Roman Regular" w:eastAsia="宋体" w:cs="Times New Roman Regular"/>
            <w:sz w:val="24"/>
            <w:szCs w:val="24"/>
            <w:lang w:val="en-US" w:eastAsia="zh-CN"/>
          </w:rPr>
          <w:t>sui</w:t>
        </w:r>
      </w:ins>
      <w:ins w:id="365" w:author="Ataraxia" w:date="2026-09-05T22:33:46Z">
        <w:r>
          <w:rPr>
            <w:rFonts w:hint="eastAsia" w:ascii="Times New Roman Regular" w:hAnsi="Times New Roman Regular" w:eastAsia="宋体" w:cs="Times New Roman Regular"/>
            <w:sz w:val="24"/>
            <w:szCs w:val="24"/>
            <w:lang w:val="en-US" w:eastAsia="zh-CN"/>
          </w:rPr>
          <w:t>tab</w:t>
        </w:r>
      </w:ins>
      <w:ins w:id="366" w:author="Ataraxia" w:date="2026-09-05T22:33:49Z">
        <w:r>
          <w:rPr>
            <w:rFonts w:hint="eastAsia" w:ascii="Times New Roman Regular" w:hAnsi="Times New Roman Regular" w:eastAsia="宋体" w:cs="Times New Roman Regular"/>
            <w:sz w:val="24"/>
            <w:szCs w:val="24"/>
            <w:lang w:val="en-US" w:eastAsia="zh-CN"/>
          </w:rPr>
          <w:t xml:space="preserve">le </w:t>
        </w:r>
      </w:ins>
      <w:ins w:id="367" w:author="Ataraxia" w:date="2026-09-05T22:33:50Z">
        <w:r>
          <w:rPr>
            <w:rFonts w:hint="eastAsia" w:ascii="Times New Roman Regular" w:hAnsi="Times New Roman Regular" w:eastAsia="宋体" w:cs="Times New Roman Regular"/>
            <w:sz w:val="24"/>
            <w:szCs w:val="24"/>
            <w:lang w:val="en-US" w:eastAsia="zh-CN"/>
          </w:rPr>
          <w:t>for i</w:t>
        </w:r>
      </w:ins>
      <w:ins w:id="368" w:author="Ataraxia" w:date="2026-09-05T22:33:51Z">
        <w:r>
          <w:rPr>
            <w:rFonts w:hint="eastAsia" w:ascii="Times New Roman Regular" w:hAnsi="Times New Roman Regular" w:eastAsia="宋体" w:cs="Times New Roman Regular"/>
            <w:sz w:val="24"/>
            <w:szCs w:val="24"/>
            <w:lang w:val="en-US" w:eastAsia="zh-CN"/>
          </w:rPr>
          <w:t>nclusi</w:t>
        </w:r>
      </w:ins>
      <w:ins w:id="369" w:author="Ataraxia" w:date="2026-09-05T22:33:52Z">
        <w:r>
          <w:rPr>
            <w:rFonts w:hint="eastAsia" w:ascii="Times New Roman Regular" w:hAnsi="Times New Roman Regular" w:eastAsia="宋体" w:cs="Times New Roman Regular"/>
            <w:sz w:val="24"/>
            <w:szCs w:val="24"/>
            <w:lang w:val="en-US" w:eastAsia="zh-CN"/>
          </w:rPr>
          <w:t>on a</w:t>
        </w:r>
      </w:ins>
      <w:ins w:id="370" w:author="Ataraxia" w:date="2026-09-05T22:33:53Z">
        <w:r>
          <w:rPr>
            <w:rFonts w:hint="eastAsia" w:ascii="Times New Roman Regular" w:hAnsi="Times New Roman Regular" w:eastAsia="宋体" w:cs="Times New Roman Regular"/>
            <w:sz w:val="24"/>
            <w:szCs w:val="24"/>
            <w:lang w:val="en-US" w:eastAsia="zh-CN"/>
          </w:rPr>
          <w:t xml:space="preserve">nd </w:t>
        </w:r>
      </w:ins>
      <w:ins w:id="371" w:author="Ataraxia" w:date="2026-09-05T22:33:56Z">
        <w:r>
          <w:rPr>
            <w:rFonts w:hint="eastAsia" w:ascii="Times New Roman Regular" w:hAnsi="Times New Roman Regular" w:eastAsia="宋体" w:cs="Times New Roman Regular"/>
            <w:sz w:val="24"/>
            <w:szCs w:val="24"/>
            <w:lang w:val="en-US" w:eastAsia="zh-CN"/>
          </w:rPr>
          <w:t>r</w:t>
        </w:r>
      </w:ins>
      <w:ins w:id="372" w:author="Ataraxia" w:date="2026-09-05T22:33:57Z">
        <w:r>
          <w:rPr>
            <w:rFonts w:hint="eastAsia" w:ascii="Times New Roman Regular" w:hAnsi="Times New Roman Regular" w:eastAsia="宋体" w:cs="Times New Roman Regular"/>
            <w:sz w:val="24"/>
            <w:szCs w:val="24"/>
            <w:lang w:val="en-US" w:eastAsia="zh-CN"/>
          </w:rPr>
          <w:t>e</w:t>
        </w:r>
      </w:ins>
      <w:ins w:id="373" w:author="Ataraxia" w:date="2026-09-05T22:33:58Z">
        <w:r>
          <w:rPr>
            <w:rFonts w:hint="eastAsia" w:ascii="Times New Roman Regular" w:hAnsi="Times New Roman Regular" w:eastAsia="宋体" w:cs="Times New Roman Regular"/>
            <w:sz w:val="24"/>
            <w:szCs w:val="24"/>
            <w:lang w:val="en-US" w:eastAsia="zh-CN"/>
          </w:rPr>
          <w:t>lev</w:t>
        </w:r>
      </w:ins>
      <w:ins w:id="374" w:author="Ataraxia" w:date="2026-09-05T22:33:59Z">
        <w:r>
          <w:rPr>
            <w:rFonts w:hint="eastAsia" w:ascii="Times New Roman Regular" w:hAnsi="Times New Roman Regular" w:eastAsia="宋体" w:cs="Times New Roman Regular"/>
            <w:sz w:val="24"/>
            <w:szCs w:val="24"/>
            <w:lang w:val="en-US" w:eastAsia="zh-CN"/>
          </w:rPr>
          <w:t xml:space="preserve">ant </w:t>
        </w:r>
      </w:ins>
      <w:ins w:id="375" w:author="Ataraxia" w:date="2026-09-05T22:34:00Z">
        <w:r>
          <w:rPr>
            <w:rFonts w:hint="eastAsia" w:ascii="Times New Roman Regular" w:hAnsi="Times New Roman Regular" w:eastAsia="宋体" w:cs="Times New Roman Regular"/>
            <w:sz w:val="24"/>
            <w:szCs w:val="24"/>
            <w:lang w:val="en-US" w:eastAsia="zh-CN"/>
          </w:rPr>
          <w:t>infor</w:t>
        </w:r>
      </w:ins>
      <w:ins w:id="376" w:author="Ataraxia" w:date="2026-09-05T22:34:01Z">
        <w:r>
          <w:rPr>
            <w:rFonts w:hint="eastAsia" w:ascii="Times New Roman Regular" w:hAnsi="Times New Roman Regular" w:eastAsia="宋体" w:cs="Times New Roman Regular"/>
            <w:sz w:val="24"/>
            <w:szCs w:val="24"/>
            <w:lang w:val="en-US" w:eastAsia="zh-CN"/>
          </w:rPr>
          <w:t>matio</w:t>
        </w:r>
      </w:ins>
      <w:ins w:id="377" w:author="Ataraxia" w:date="2026-09-05T22:34:03Z">
        <w:r>
          <w:rPr>
            <w:rFonts w:hint="eastAsia" w:ascii="Times New Roman Regular" w:hAnsi="Times New Roman Regular" w:eastAsia="宋体" w:cs="Times New Roman Regular"/>
            <w:sz w:val="24"/>
            <w:szCs w:val="24"/>
            <w:lang w:val="en-US" w:eastAsia="zh-CN"/>
          </w:rPr>
          <w:t>n not</w:t>
        </w:r>
      </w:ins>
      <w:ins w:id="378" w:author="Ataraxia" w:date="2026-09-05T22:34:04Z">
        <w:r>
          <w:rPr>
            <w:rFonts w:hint="eastAsia" w:ascii="Times New Roman Regular" w:hAnsi="Times New Roman Regular" w:eastAsia="宋体" w:cs="Times New Roman Regular"/>
            <w:sz w:val="24"/>
            <w:szCs w:val="24"/>
            <w:lang w:val="en-US" w:eastAsia="zh-CN"/>
          </w:rPr>
          <w:t xml:space="preserve"> provi</w:t>
        </w:r>
      </w:ins>
      <w:ins w:id="379" w:author="Ataraxia" w:date="2026-09-05T22:34:05Z">
        <w:r>
          <w:rPr>
            <w:rFonts w:hint="eastAsia" w:ascii="Times New Roman Regular" w:hAnsi="Times New Roman Regular" w:eastAsia="宋体" w:cs="Times New Roman Regular"/>
            <w:sz w:val="24"/>
            <w:szCs w:val="24"/>
            <w:lang w:val="en-US" w:eastAsia="zh-CN"/>
          </w:rPr>
          <w:t>ded i</w:t>
        </w:r>
      </w:ins>
      <w:ins w:id="380" w:author="Ataraxia" w:date="2026-09-05T22:34:06Z">
        <w:r>
          <w:rPr>
            <w:rFonts w:hint="eastAsia" w:ascii="Times New Roman Regular" w:hAnsi="Times New Roman Regular" w:eastAsia="宋体" w:cs="Times New Roman Regular"/>
            <w:sz w:val="24"/>
            <w:szCs w:val="24"/>
            <w:lang w:val="en-US" w:eastAsia="zh-CN"/>
          </w:rPr>
          <w:t xml:space="preserve">n the </w:t>
        </w:r>
      </w:ins>
      <w:ins w:id="381" w:author="Ataraxia" w:date="2026-09-05T22:34:07Z">
        <w:r>
          <w:rPr>
            <w:rFonts w:hint="eastAsia" w:ascii="Times New Roman Regular" w:hAnsi="Times New Roman Regular" w:eastAsia="宋体" w:cs="Times New Roman Regular"/>
            <w:sz w:val="24"/>
            <w:szCs w:val="24"/>
            <w:lang w:val="en-US" w:eastAsia="zh-CN"/>
          </w:rPr>
          <w:t>studi</w:t>
        </w:r>
      </w:ins>
      <w:ins w:id="382" w:author="Ataraxia" w:date="2026-09-05T22:34:08Z">
        <w:r>
          <w:rPr>
            <w:rFonts w:hint="eastAsia" w:ascii="Times New Roman Regular" w:hAnsi="Times New Roman Regular" w:eastAsia="宋体" w:cs="Times New Roman Regular"/>
            <w:sz w:val="24"/>
            <w:szCs w:val="24"/>
            <w:lang w:val="en-US" w:eastAsia="zh-CN"/>
          </w:rPr>
          <w:t xml:space="preserve">es </w:t>
        </w:r>
      </w:ins>
      <w:ins w:id="383" w:author="Ataraxia" w:date="2026-09-05T22:34:34Z">
        <w:r>
          <w:rPr>
            <w:rFonts w:hint="eastAsia" w:ascii="Times New Roman Regular" w:hAnsi="Times New Roman Regular" w:eastAsia="宋体" w:cs="Times New Roman Regular"/>
            <w:sz w:val="24"/>
            <w:szCs w:val="24"/>
            <w:lang w:val="en-US" w:eastAsia="zh-CN"/>
          </w:rPr>
          <w:t>(</w:t>
        </w:r>
      </w:ins>
      <w:ins w:id="384" w:author="Ataraxia" w:date="2026-09-05T22:34:35Z">
        <w:r>
          <w:rPr>
            <w:rFonts w:hint="eastAsia" w:ascii="Times New Roman Regular" w:hAnsi="Times New Roman Regular" w:eastAsia="宋体" w:cs="Times New Roman Regular"/>
            <w:sz w:val="24"/>
            <w:szCs w:val="24"/>
            <w:lang w:val="en-US" w:eastAsia="zh-CN"/>
          </w:rPr>
          <w:t>e.g</w:t>
        </w:r>
      </w:ins>
      <w:ins w:id="385" w:author="Ataraxia" w:date="2026-09-05T22:34:36Z">
        <w:r>
          <w:rPr>
            <w:rFonts w:hint="eastAsia" w:ascii="Times New Roman Regular" w:hAnsi="Times New Roman Regular" w:eastAsia="宋体" w:cs="Times New Roman Regular"/>
            <w:sz w:val="24"/>
            <w:szCs w:val="24"/>
            <w:lang w:val="en-US" w:eastAsia="zh-CN"/>
          </w:rPr>
          <w:t xml:space="preserve">., </w:t>
        </w:r>
      </w:ins>
      <w:ins w:id="386" w:author="Ataraxia" w:date="2026-09-05T22:34:37Z">
        <w:r>
          <w:rPr>
            <w:rFonts w:hint="eastAsia" w:ascii="Times New Roman Regular" w:hAnsi="Times New Roman Regular" w:eastAsia="宋体" w:cs="Times New Roman Regular"/>
            <w:sz w:val="24"/>
            <w:szCs w:val="24"/>
            <w:lang w:val="en-US" w:eastAsia="zh-CN"/>
          </w:rPr>
          <w:t>me</w:t>
        </w:r>
      </w:ins>
      <w:ins w:id="387" w:author="Ataraxia" w:date="2026-09-05T22:34:38Z">
        <w:r>
          <w:rPr>
            <w:rFonts w:hint="eastAsia" w:ascii="Times New Roman Regular" w:hAnsi="Times New Roman Regular" w:eastAsia="宋体" w:cs="Times New Roman Regular"/>
            <w:sz w:val="24"/>
            <w:szCs w:val="24"/>
            <w:lang w:val="en-US" w:eastAsia="zh-CN"/>
          </w:rPr>
          <w:t>an a</w:t>
        </w:r>
      </w:ins>
      <w:ins w:id="388" w:author="Ataraxia" w:date="2026-09-05T22:34:39Z">
        <w:r>
          <w:rPr>
            <w:rFonts w:hint="eastAsia" w:ascii="Times New Roman Regular" w:hAnsi="Times New Roman Regular" w:eastAsia="宋体" w:cs="Times New Roman Regular"/>
            <w:sz w:val="24"/>
            <w:szCs w:val="24"/>
            <w:lang w:val="en-US" w:eastAsia="zh-CN"/>
          </w:rPr>
          <w:t>ge of</w:t>
        </w:r>
      </w:ins>
      <w:ins w:id="389" w:author="Ataraxia" w:date="2026-09-05T22:34:40Z">
        <w:r>
          <w:rPr>
            <w:rFonts w:hint="eastAsia" w:ascii="Times New Roman Regular" w:hAnsi="Times New Roman Regular" w:eastAsia="宋体" w:cs="Times New Roman Regular"/>
            <w:sz w:val="24"/>
            <w:szCs w:val="24"/>
            <w:lang w:val="en-US" w:eastAsia="zh-CN"/>
          </w:rPr>
          <w:t xml:space="preserve"> samp</w:t>
        </w:r>
      </w:ins>
      <w:ins w:id="390" w:author="Ataraxia" w:date="2026-09-05T22:34:41Z">
        <w:r>
          <w:rPr>
            <w:rFonts w:hint="eastAsia" w:ascii="Times New Roman Regular" w:hAnsi="Times New Roman Regular" w:eastAsia="宋体" w:cs="Times New Roman Regular"/>
            <w:sz w:val="24"/>
            <w:szCs w:val="24"/>
            <w:lang w:val="en-US" w:eastAsia="zh-CN"/>
          </w:rPr>
          <w:t>le)</w:t>
        </w:r>
      </w:ins>
      <w:ins w:id="391" w:author="Ataraxia" w:date="2026-09-05T22:34:42Z">
        <w:r>
          <w:rPr>
            <w:rFonts w:hint="eastAsia" w:ascii="Times New Roman Regular" w:hAnsi="Times New Roman Regular" w:eastAsia="宋体" w:cs="Times New Roman Regular"/>
            <w:sz w:val="24"/>
            <w:szCs w:val="24"/>
            <w:lang w:val="en-US" w:eastAsia="zh-CN"/>
          </w:rPr>
          <w:t>. O</w:t>
        </w:r>
      </w:ins>
      <w:ins w:id="392" w:author="Ataraxia" w:date="2026-09-05T22:34:43Z">
        <w:r>
          <w:rPr>
            <w:rFonts w:hint="eastAsia" w:ascii="Times New Roman Regular" w:hAnsi="Times New Roman Regular" w:eastAsia="宋体" w:cs="Times New Roman Regular"/>
            <w:sz w:val="24"/>
            <w:szCs w:val="24"/>
            <w:lang w:val="en-US" w:eastAsia="zh-CN"/>
          </w:rPr>
          <w:t>ne</w:t>
        </w:r>
      </w:ins>
      <w:ins w:id="393" w:author="Ataraxia" w:date="2026-09-05T22:34:44Z">
        <w:r>
          <w:rPr>
            <w:rFonts w:hint="eastAsia" w:ascii="Times New Roman Regular" w:hAnsi="Times New Roman Regular" w:eastAsia="宋体" w:cs="Times New Roman Regular"/>
            <w:sz w:val="24"/>
            <w:szCs w:val="24"/>
            <w:lang w:val="en-US" w:eastAsia="zh-CN"/>
          </w:rPr>
          <w:t>-th</w:t>
        </w:r>
      </w:ins>
      <w:ins w:id="394" w:author="Ataraxia" w:date="2026-09-05T22:34:46Z">
        <w:r>
          <w:rPr>
            <w:rFonts w:hint="eastAsia" w:ascii="Times New Roman Regular" w:hAnsi="Times New Roman Regular" w:eastAsia="宋体" w:cs="Times New Roman Regular"/>
            <w:sz w:val="24"/>
            <w:szCs w:val="24"/>
            <w:lang w:val="en-US" w:eastAsia="zh-CN"/>
          </w:rPr>
          <w:t>ird</w:t>
        </w:r>
      </w:ins>
      <w:ins w:id="395" w:author="Ataraxia" w:date="2026-09-05T22:34:47Z">
        <w:r>
          <w:rPr>
            <w:rFonts w:hint="eastAsia" w:ascii="Times New Roman Regular" w:hAnsi="Times New Roman Regular" w:eastAsia="宋体" w:cs="Times New Roman Regular"/>
            <w:sz w:val="24"/>
            <w:szCs w:val="24"/>
            <w:lang w:val="en-US" w:eastAsia="zh-CN"/>
          </w:rPr>
          <w:t xml:space="preserve"> of </w:t>
        </w:r>
      </w:ins>
      <w:ins w:id="396" w:author="Ataraxia" w:date="2026-09-05T22:34:48Z">
        <w:r>
          <w:rPr>
            <w:rFonts w:hint="eastAsia" w:ascii="Times New Roman Regular" w:hAnsi="Times New Roman Regular" w:eastAsia="宋体" w:cs="Times New Roman Regular"/>
            <w:sz w:val="24"/>
            <w:szCs w:val="24"/>
            <w:lang w:val="en-US" w:eastAsia="zh-CN"/>
          </w:rPr>
          <w:t xml:space="preserve">the </w:t>
        </w:r>
      </w:ins>
      <w:ins w:id="397" w:author="Ataraxia" w:date="2026-09-05T22:34:49Z">
        <w:r>
          <w:rPr>
            <w:rFonts w:hint="eastAsia" w:ascii="Times New Roman Regular" w:hAnsi="Times New Roman Regular" w:eastAsia="宋体" w:cs="Times New Roman Regular"/>
            <w:sz w:val="24"/>
            <w:szCs w:val="24"/>
            <w:lang w:val="en-US" w:eastAsia="zh-CN"/>
          </w:rPr>
          <w:t>contac</w:t>
        </w:r>
      </w:ins>
      <w:ins w:id="398" w:author="Ataraxia" w:date="2026-09-05T22:34:50Z">
        <w:r>
          <w:rPr>
            <w:rFonts w:hint="eastAsia" w:ascii="Times New Roman Regular" w:hAnsi="Times New Roman Regular" w:eastAsia="宋体" w:cs="Times New Roman Regular"/>
            <w:sz w:val="24"/>
            <w:szCs w:val="24"/>
            <w:lang w:val="en-US" w:eastAsia="zh-CN"/>
          </w:rPr>
          <w:t>ted</w:t>
        </w:r>
      </w:ins>
      <w:ins w:id="399" w:author="Ataraxia" w:date="2026-09-05T22:34:51Z">
        <w:r>
          <w:rPr>
            <w:rFonts w:hint="eastAsia" w:ascii="Times New Roman Regular" w:hAnsi="Times New Roman Regular" w:eastAsia="宋体" w:cs="Times New Roman Regular"/>
            <w:sz w:val="24"/>
            <w:szCs w:val="24"/>
            <w:lang w:val="en-US" w:eastAsia="zh-CN"/>
          </w:rPr>
          <w:t xml:space="preserve"> auth</w:t>
        </w:r>
      </w:ins>
      <w:ins w:id="400" w:author="Ataraxia" w:date="2026-09-05T22:34:52Z">
        <w:r>
          <w:rPr>
            <w:rFonts w:hint="eastAsia" w:ascii="Times New Roman Regular" w:hAnsi="Times New Roman Regular" w:eastAsia="宋体" w:cs="Times New Roman Regular"/>
            <w:sz w:val="24"/>
            <w:szCs w:val="24"/>
            <w:lang w:val="en-US" w:eastAsia="zh-CN"/>
          </w:rPr>
          <w:t xml:space="preserve">ors </w:t>
        </w:r>
      </w:ins>
      <w:ins w:id="401" w:author="Ataraxia" w:date="2026-09-05T22:34:53Z">
        <w:r>
          <w:rPr>
            <w:rFonts w:hint="eastAsia" w:ascii="Times New Roman Regular" w:hAnsi="Times New Roman Regular" w:eastAsia="宋体" w:cs="Times New Roman Regular"/>
            <w:sz w:val="24"/>
            <w:szCs w:val="24"/>
            <w:lang w:val="en-US" w:eastAsia="zh-CN"/>
          </w:rPr>
          <w:t>provid</w:t>
        </w:r>
      </w:ins>
      <w:ins w:id="402" w:author="Ataraxia" w:date="2026-09-05T22:34:54Z">
        <w:r>
          <w:rPr>
            <w:rFonts w:hint="eastAsia" w:ascii="Times New Roman Regular" w:hAnsi="Times New Roman Regular" w:eastAsia="宋体" w:cs="Times New Roman Regular"/>
            <w:sz w:val="24"/>
            <w:szCs w:val="24"/>
            <w:lang w:val="en-US" w:eastAsia="zh-CN"/>
          </w:rPr>
          <w:t>ed d</w:t>
        </w:r>
      </w:ins>
      <w:ins w:id="403" w:author="Ataraxia" w:date="2026-09-05T22:34:55Z">
        <w:r>
          <w:rPr>
            <w:rFonts w:hint="eastAsia" w:ascii="Times New Roman Regular" w:hAnsi="Times New Roman Regular" w:eastAsia="宋体" w:cs="Times New Roman Regular"/>
            <w:sz w:val="24"/>
            <w:szCs w:val="24"/>
            <w:lang w:val="en-US" w:eastAsia="zh-CN"/>
          </w:rPr>
          <w:t>ata</w:t>
        </w:r>
      </w:ins>
      <w:ins w:id="404" w:author="Ataraxia" w:date="2026-09-05T22:34:56Z">
        <w:r>
          <w:rPr>
            <w:rFonts w:hint="eastAsia" w:ascii="Times New Roman Regular" w:hAnsi="Times New Roman Regular" w:eastAsia="宋体" w:cs="Times New Roman Regular"/>
            <w:sz w:val="24"/>
            <w:szCs w:val="24"/>
            <w:lang w:val="en-US" w:eastAsia="zh-CN"/>
          </w:rPr>
          <w:t xml:space="preserve"> tha</w:t>
        </w:r>
      </w:ins>
      <w:ins w:id="405" w:author="Ataraxia" w:date="2026-09-05T22:34:57Z">
        <w:r>
          <w:rPr>
            <w:rFonts w:hint="eastAsia" w:ascii="Times New Roman Regular" w:hAnsi="Times New Roman Regular" w:eastAsia="宋体" w:cs="Times New Roman Regular"/>
            <w:sz w:val="24"/>
            <w:szCs w:val="24"/>
            <w:lang w:val="en-US" w:eastAsia="zh-CN"/>
          </w:rPr>
          <w:t>t wer</w:t>
        </w:r>
      </w:ins>
      <w:ins w:id="406" w:author="Ataraxia" w:date="2026-09-05T22:34:58Z">
        <w:r>
          <w:rPr>
            <w:rFonts w:hint="eastAsia" w:ascii="Times New Roman Regular" w:hAnsi="Times New Roman Regular" w:eastAsia="宋体" w:cs="Times New Roman Regular"/>
            <w:sz w:val="24"/>
            <w:szCs w:val="24"/>
            <w:lang w:val="en-US" w:eastAsia="zh-CN"/>
          </w:rPr>
          <w:t>e fin</w:t>
        </w:r>
      </w:ins>
      <w:ins w:id="407" w:author="Ataraxia" w:date="2026-09-05T22:34:59Z">
        <w:r>
          <w:rPr>
            <w:rFonts w:hint="eastAsia" w:ascii="Times New Roman Regular" w:hAnsi="Times New Roman Regular" w:eastAsia="宋体" w:cs="Times New Roman Regular"/>
            <w:sz w:val="24"/>
            <w:szCs w:val="24"/>
            <w:lang w:val="en-US" w:eastAsia="zh-CN"/>
          </w:rPr>
          <w:t>a</w:t>
        </w:r>
      </w:ins>
      <w:ins w:id="408" w:author="Ataraxia" w:date="2026-09-05T22:35:00Z">
        <w:r>
          <w:rPr>
            <w:rFonts w:hint="eastAsia" w:ascii="Times New Roman Regular" w:hAnsi="Times New Roman Regular" w:eastAsia="宋体" w:cs="Times New Roman Regular"/>
            <w:sz w:val="24"/>
            <w:szCs w:val="24"/>
            <w:lang w:val="en-US" w:eastAsia="zh-CN"/>
          </w:rPr>
          <w:t>lly i</w:t>
        </w:r>
      </w:ins>
      <w:ins w:id="409" w:author="Ataraxia" w:date="2026-09-05T22:35:01Z">
        <w:r>
          <w:rPr>
            <w:rFonts w:hint="eastAsia" w:ascii="Times New Roman Regular" w:hAnsi="Times New Roman Regular" w:eastAsia="宋体" w:cs="Times New Roman Regular"/>
            <w:sz w:val="24"/>
            <w:szCs w:val="24"/>
            <w:lang w:val="en-US" w:eastAsia="zh-CN"/>
          </w:rPr>
          <w:t>nclude</w:t>
        </w:r>
      </w:ins>
      <w:ins w:id="410" w:author="Ataraxia" w:date="2026-09-05T22:35:02Z">
        <w:r>
          <w:rPr>
            <w:rFonts w:hint="eastAsia" w:ascii="Times New Roman Regular" w:hAnsi="Times New Roman Regular" w:eastAsia="宋体" w:cs="Times New Roman Regular"/>
            <w:sz w:val="24"/>
            <w:szCs w:val="24"/>
            <w:lang w:val="en-US" w:eastAsia="zh-CN"/>
          </w:rPr>
          <w:t>d in t</w:t>
        </w:r>
      </w:ins>
      <w:ins w:id="411" w:author="Ataraxia" w:date="2026-09-05T22:35:03Z">
        <w:r>
          <w:rPr>
            <w:rFonts w:hint="eastAsia" w:ascii="Times New Roman Regular" w:hAnsi="Times New Roman Regular" w:eastAsia="宋体" w:cs="Times New Roman Regular"/>
            <w:sz w:val="24"/>
            <w:szCs w:val="24"/>
            <w:lang w:val="en-US" w:eastAsia="zh-CN"/>
          </w:rPr>
          <w:t>he anal</w:t>
        </w:r>
      </w:ins>
      <w:ins w:id="412" w:author="Ataraxia" w:date="2026-09-05T22:35:04Z">
        <w:r>
          <w:rPr>
            <w:rFonts w:hint="eastAsia" w:ascii="Times New Roman Regular" w:hAnsi="Times New Roman Regular" w:eastAsia="宋体" w:cs="Times New Roman Regular"/>
            <w:sz w:val="24"/>
            <w:szCs w:val="24"/>
            <w:lang w:val="en-US" w:eastAsia="zh-CN"/>
          </w:rPr>
          <w:t>yses</w:t>
        </w:r>
      </w:ins>
      <w:ins w:id="413" w:author="Ataraxia" w:date="2026-09-05T22:35:05Z">
        <w:r>
          <w:rPr>
            <w:rFonts w:hint="eastAsia" w:ascii="Times New Roman Regular" w:hAnsi="Times New Roman Regular" w:eastAsia="宋体" w:cs="Times New Roman Regular"/>
            <w:sz w:val="24"/>
            <w:szCs w:val="24"/>
            <w:lang w:val="en-US" w:eastAsia="zh-CN"/>
          </w:rPr>
          <w:t xml:space="preserve"> (</w:t>
        </w:r>
      </w:ins>
      <w:ins w:id="414" w:author="Ataraxia" w:date="2026-09-05T22:35:08Z">
        <w:r>
          <w:rPr>
            <w:rFonts w:hint="eastAsia" w:ascii="Times New Roman Regular" w:hAnsi="Times New Roman Regular" w:eastAsia="宋体" w:cs="Times New Roman Regular"/>
            <w:sz w:val="24"/>
            <w:szCs w:val="24"/>
            <w:lang w:val="en-US" w:eastAsia="zh-CN"/>
          </w:rPr>
          <w:t>%</w:t>
        </w:r>
      </w:ins>
      <w:ins w:id="415" w:author="Ataraxia" w:date="2026-09-05T22:35:05Z">
        <w:r>
          <w:rPr>
            <w:rFonts w:hint="eastAsia" w:ascii="Times New Roman Regular" w:hAnsi="Times New Roman Regular" w:eastAsia="宋体" w:cs="Times New Roman Regular"/>
            <w:sz w:val="24"/>
            <w:szCs w:val="24"/>
            <w:lang w:val="en-US" w:eastAsia="zh-CN"/>
          </w:rPr>
          <w:t>)</w:t>
        </w:r>
      </w:ins>
      <w:ins w:id="416" w:author="Ataraxia" w:date="2026-09-05T22:35:09Z">
        <w:r>
          <w:rPr>
            <w:rFonts w:hint="eastAsia" w:ascii="Times New Roman Regular" w:hAnsi="Times New Roman Regular" w:eastAsia="宋体" w:cs="Times New Roman Regular"/>
            <w:sz w:val="24"/>
            <w:szCs w:val="24"/>
            <w:lang w:val="en-US" w:eastAsia="zh-CN"/>
          </w:rPr>
          <w:t>.</w:t>
        </w:r>
      </w:ins>
    </w:p>
    <w:p w14:paraId="2D9D8BA4">
      <w:pPr>
        <w:spacing w:line="480" w:lineRule="auto"/>
        <w:ind w:firstLine="0"/>
        <w:jc w:val="left"/>
        <w:rPr>
          <w:ins w:id="418" w:author="Ataraxia" w:date="2026-09-05T22:50:43Z"/>
          <w:rFonts w:hint="default" w:ascii="Times New Roman Italic" w:hAnsi="Times New Roman Italic" w:eastAsia="宋体" w:cs="Times New Roman Italic"/>
          <w:b w:val="0"/>
          <w:bCs w:val="0"/>
          <w:i/>
          <w:iCs/>
          <w:sz w:val="24"/>
          <w:szCs w:val="24"/>
          <w:lang w:val="en-US" w:eastAsia="zh-CN"/>
        </w:rPr>
        <w:pPrChange w:id="417" w:author="Ataraxia" w:date="2026-09-05T22:38:02Z">
          <w:pPr>
            <w:ind w:firstLine="475"/>
            <w:jc w:val="left"/>
          </w:pPr>
        </w:pPrChange>
      </w:pPr>
      <w:ins w:id="419" w:author="Ataraxia" w:date="2026-09-05T22:37:51Z">
        <w:r>
          <w:rPr>
            <w:rFonts w:hint="default" w:ascii="Times New Roman Italic" w:hAnsi="Times New Roman Italic" w:eastAsia="宋体" w:cs="Times New Roman Italic"/>
            <w:b w:val="0"/>
            <w:bCs w:val="0"/>
            <w:i/>
            <w:iCs/>
            <w:sz w:val="24"/>
            <w:szCs w:val="24"/>
            <w:lang w:val="en-US" w:eastAsia="zh-CN"/>
            <w:rPrChange w:id="420" w:author="Ataraxia" w:date="2026-09-05T22:38:40Z">
              <w:rPr>
                <w:rFonts w:hint="eastAsia" w:ascii="Times New Roman Regular" w:hAnsi="Times New Roman Regular" w:eastAsia="宋体" w:cs="Times New Roman Regular"/>
                <w:sz w:val="24"/>
                <w:szCs w:val="24"/>
                <w:lang w:val="en-US" w:eastAsia="zh-CN"/>
              </w:rPr>
            </w:rPrChange>
          </w:rPr>
          <w:t>I</w:t>
        </w:r>
      </w:ins>
      <w:ins w:id="422" w:author="Ataraxia" w:date="2026-09-05T22:37:52Z">
        <w:r>
          <w:rPr>
            <w:rFonts w:hint="default" w:ascii="Times New Roman Italic" w:hAnsi="Times New Roman Italic" w:eastAsia="宋体" w:cs="Times New Roman Italic"/>
            <w:b w:val="0"/>
            <w:bCs w:val="0"/>
            <w:i/>
            <w:iCs/>
            <w:sz w:val="24"/>
            <w:szCs w:val="24"/>
            <w:lang w:val="en-US" w:eastAsia="zh-CN"/>
            <w:rPrChange w:id="423" w:author="Ataraxia" w:date="2026-09-05T22:38:40Z">
              <w:rPr>
                <w:rFonts w:hint="eastAsia" w:ascii="Times New Roman Regular" w:hAnsi="Times New Roman Regular" w:eastAsia="宋体" w:cs="Times New Roman Regular"/>
                <w:sz w:val="24"/>
                <w:szCs w:val="24"/>
                <w:lang w:val="en-US" w:eastAsia="zh-CN"/>
              </w:rPr>
            </w:rPrChange>
          </w:rPr>
          <w:t>nclu</w:t>
        </w:r>
      </w:ins>
      <w:ins w:id="425" w:author="Ataraxia" w:date="2026-09-05T22:37:54Z">
        <w:r>
          <w:rPr>
            <w:rFonts w:hint="default" w:ascii="Times New Roman Italic" w:hAnsi="Times New Roman Italic" w:eastAsia="宋体" w:cs="Times New Roman Italic"/>
            <w:b w:val="0"/>
            <w:bCs w:val="0"/>
            <w:i/>
            <w:iCs/>
            <w:sz w:val="24"/>
            <w:szCs w:val="24"/>
            <w:lang w:val="en-US" w:eastAsia="zh-CN"/>
            <w:rPrChange w:id="426" w:author="Ataraxia" w:date="2026-09-05T22:38:40Z">
              <w:rPr>
                <w:rFonts w:hint="eastAsia" w:ascii="Times New Roman Regular" w:hAnsi="Times New Roman Regular" w:eastAsia="宋体" w:cs="Times New Roman Regular"/>
                <w:sz w:val="24"/>
                <w:szCs w:val="24"/>
                <w:lang w:val="en-US" w:eastAsia="zh-CN"/>
              </w:rPr>
            </w:rPrChange>
          </w:rPr>
          <w:t>si</w:t>
        </w:r>
      </w:ins>
      <w:ins w:id="428" w:author="Ataraxia" w:date="2026-09-05T22:37:55Z">
        <w:r>
          <w:rPr>
            <w:rFonts w:hint="default" w:ascii="Times New Roman Italic" w:hAnsi="Times New Roman Italic" w:eastAsia="宋体" w:cs="Times New Roman Italic"/>
            <w:b w:val="0"/>
            <w:bCs w:val="0"/>
            <w:i/>
            <w:iCs/>
            <w:sz w:val="24"/>
            <w:szCs w:val="24"/>
            <w:lang w:val="en-US" w:eastAsia="zh-CN"/>
            <w:rPrChange w:id="429" w:author="Ataraxia" w:date="2026-09-05T22:38:40Z">
              <w:rPr>
                <w:rFonts w:hint="eastAsia" w:ascii="Times New Roman Regular" w:hAnsi="Times New Roman Regular" w:eastAsia="宋体" w:cs="Times New Roman Regular"/>
                <w:sz w:val="24"/>
                <w:szCs w:val="24"/>
                <w:lang w:val="en-US" w:eastAsia="zh-CN"/>
              </w:rPr>
            </w:rPrChange>
          </w:rPr>
          <w:t>on and</w:t>
        </w:r>
      </w:ins>
      <w:ins w:id="431" w:author="Ataraxia" w:date="2026-09-05T22:37:56Z">
        <w:r>
          <w:rPr>
            <w:rFonts w:hint="default" w:ascii="Times New Roman Italic" w:hAnsi="Times New Roman Italic" w:eastAsia="宋体" w:cs="Times New Roman Italic"/>
            <w:b w:val="0"/>
            <w:bCs w:val="0"/>
            <w:i/>
            <w:iCs/>
            <w:sz w:val="24"/>
            <w:szCs w:val="24"/>
            <w:lang w:val="en-US" w:eastAsia="zh-CN"/>
            <w:rPrChange w:id="432" w:author="Ataraxia" w:date="2026-09-05T22:38:40Z">
              <w:rPr>
                <w:rFonts w:hint="eastAsia" w:ascii="Times New Roman Regular" w:hAnsi="Times New Roman Regular" w:eastAsia="宋体" w:cs="Times New Roman Regular"/>
                <w:sz w:val="24"/>
                <w:szCs w:val="24"/>
                <w:lang w:val="en-US" w:eastAsia="zh-CN"/>
              </w:rPr>
            </w:rPrChange>
          </w:rPr>
          <w:t xml:space="preserve"> ex</w:t>
        </w:r>
      </w:ins>
      <w:ins w:id="434" w:author="Ataraxia" w:date="2026-09-05T22:37:57Z">
        <w:r>
          <w:rPr>
            <w:rFonts w:hint="default" w:ascii="Times New Roman Italic" w:hAnsi="Times New Roman Italic" w:eastAsia="宋体" w:cs="Times New Roman Italic"/>
            <w:b w:val="0"/>
            <w:bCs w:val="0"/>
            <w:i/>
            <w:iCs/>
            <w:sz w:val="24"/>
            <w:szCs w:val="24"/>
            <w:lang w:val="en-US" w:eastAsia="zh-CN"/>
            <w:rPrChange w:id="435" w:author="Ataraxia" w:date="2026-09-05T22:38:40Z">
              <w:rPr>
                <w:rFonts w:hint="eastAsia" w:ascii="Times New Roman Regular" w:hAnsi="Times New Roman Regular" w:eastAsia="宋体" w:cs="Times New Roman Regular"/>
                <w:sz w:val="24"/>
                <w:szCs w:val="24"/>
                <w:lang w:val="en-US" w:eastAsia="zh-CN"/>
              </w:rPr>
            </w:rPrChange>
          </w:rPr>
          <w:t>clus</w:t>
        </w:r>
      </w:ins>
      <w:ins w:id="437" w:author="Ataraxia" w:date="2026-09-05T22:37:58Z">
        <w:r>
          <w:rPr>
            <w:rFonts w:hint="default" w:ascii="Times New Roman Italic" w:hAnsi="Times New Roman Italic" w:eastAsia="宋体" w:cs="Times New Roman Italic"/>
            <w:b w:val="0"/>
            <w:bCs w:val="0"/>
            <w:i/>
            <w:iCs/>
            <w:sz w:val="24"/>
            <w:szCs w:val="24"/>
            <w:lang w:val="en-US" w:eastAsia="zh-CN"/>
            <w:rPrChange w:id="438" w:author="Ataraxia" w:date="2026-09-05T22:38:40Z">
              <w:rPr>
                <w:rFonts w:hint="eastAsia" w:ascii="Times New Roman Regular" w:hAnsi="Times New Roman Regular" w:eastAsia="宋体" w:cs="Times New Roman Regular"/>
                <w:sz w:val="24"/>
                <w:szCs w:val="24"/>
                <w:lang w:val="en-US" w:eastAsia="zh-CN"/>
              </w:rPr>
            </w:rPrChange>
          </w:rPr>
          <w:t>ion c</w:t>
        </w:r>
      </w:ins>
      <w:ins w:id="440" w:author="Ataraxia" w:date="2026-09-05T22:37:59Z">
        <w:r>
          <w:rPr>
            <w:rFonts w:hint="default" w:ascii="Times New Roman Italic" w:hAnsi="Times New Roman Italic" w:eastAsia="宋体" w:cs="Times New Roman Italic"/>
            <w:b w:val="0"/>
            <w:bCs w:val="0"/>
            <w:i/>
            <w:iCs/>
            <w:sz w:val="24"/>
            <w:szCs w:val="24"/>
            <w:lang w:val="en-US" w:eastAsia="zh-CN"/>
            <w:rPrChange w:id="441" w:author="Ataraxia" w:date="2026-09-05T22:38:40Z">
              <w:rPr>
                <w:rFonts w:hint="eastAsia" w:ascii="Times New Roman Regular" w:hAnsi="Times New Roman Regular" w:eastAsia="宋体" w:cs="Times New Roman Regular"/>
                <w:sz w:val="24"/>
                <w:szCs w:val="24"/>
                <w:lang w:val="en-US" w:eastAsia="zh-CN"/>
              </w:rPr>
            </w:rPrChange>
          </w:rPr>
          <w:t>riter</w:t>
        </w:r>
      </w:ins>
      <w:ins w:id="443" w:author="Ataraxia" w:date="2026-09-05T22:38:00Z">
        <w:r>
          <w:rPr>
            <w:rFonts w:hint="default" w:ascii="Times New Roman Italic" w:hAnsi="Times New Roman Italic" w:eastAsia="宋体" w:cs="Times New Roman Italic"/>
            <w:b w:val="0"/>
            <w:bCs w:val="0"/>
            <w:i/>
            <w:iCs/>
            <w:sz w:val="24"/>
            <w:szCs w:val="24"/>
            <w:lang w:val="en-US" w:eastAsia="zh-CN"/>
            <w:rPrChange w:id="444" w:author="Ataraxia" w:date="2026-09-05T22:38:40Z">
              <w:rPr>
                <w:rFonts w:hint="eastAsia" w:ascii="Times New Roman Regular" w:hAnsi="Times New Roman Regular" w:eastAsia="宋体" w:cs="Times New Roman Regular"/>
                <w:sz w:val="24"/>
                <w:szCs w:val="24"/>
                <w:lang w:val="en-US" w:eastAsia="zh-CN"/>
              </w:rPr>
            </w:rPrChange>
          </w:rPr>
          <w:t>ia</w:t>
        </w:r>
      </w:ins>
    </w:p>
    <w:p w14:paraId="5FC8E258">
      <w:pPr>
        <w:spacing w:line="480" w:lineRule="auto"/>
        <w:ind w:firstLine="0"/>
        <w:jc w:val="left"/>
        <w:rPr>
          <w:ins w:id="447" w:author="Ataraxia" w:date="2026-09-05T22:58:16Z"/>
          <w:rFonts w:hint="eastAsia" w:eastAsia="宋体" w:cs="Times New Roman"/>
          <w:b w:val="0"/>
          <w:bCs w:val="0"/>
          <w:i w:val="0"/>
          <w:iCs w:val="0"/>
          <w:sz w:val="24"/>
          <w:szCs w:val="24"/>
          <w:lang w:val="en-US" w:eastAsia="zh-CN"/>
        </w:rPr>
        <w:pPrChange w:id="446" w:author="Ataraxia" w:date="2026-09-05T22:38:02Z">
          <w:pPr>
            <w:ind w:firstLine="475"/>
            <w:jc w:val="left"/>
          </w:pPr>
        </w:pPrChange>
      </w:pPr>
      <w:ins w:id="448" w:author="Ataraxia" w:date="2026-09-05T22:52:11Z">
        <w:r>
          <w:rPr>
            <w:rFonts w:hint="default" w:ascii="Times New Roman" w:hAnsi="Times New Roman" w:eastAsia="宋体" w:cs="Times New Roman"/>
            <w:b w:val="0"/>
            <w:bCs w:val="0"/>
            <w:i w:val="0"/>
            <w:iCs w:val="0"/>
            <w:sz w:val="24"/>
            <w:szCs w:val="24"/>
            <w:lang w:val="en-US" w:eastAsia="zh-CN"/>
            <w:rPrChange w:id="449" w:author="Ataraxia" w:date="2026-09-05T22:52:15Z">
              <w:rPr>
                <w:rFonts w:hint="eastAsia" w:ascii="Times New Roman Italic" w:hAnsi="Times New Roman Italic" w:eastAsia="宋体" w:cs="Times New Roman Italic"/>
                <w:b w:val="0"/>
                <w:bCs w:val="0"/>
                <w:i/>
                <w:iCs/>
                <w:sz w:val="24"/>
                <w:szCs w:val="24"/>
                <w:lang w:val="en-US" w:eastAsia="zh-CN"/>
              </w:rPr>
            </w:rPrChange>
          </w:rPr>
          <w:t>T</w:t>
        </w:r>
      </w:ins>
      <w:ins w:id="451" w:author="Ataraxia" w:date="2026-09-05T22:52:12Z">
        <w:r>
          <w:rPr>
            <w:rFonts w:hint="default" w:ascii="Times New Roman" w:hAnsi="Times New Roman" w:eastAsia="宋体" w:cs="Times New Roman"/>
            <w:b w:val="0"/>
            <w:bCs w:val="0"/>
            <w:i w:val="0"/>
            <w:iCs w:val="0"/>
            <w:sz w:val="24"/>
            <w:szCs w:val="24"/>
            <w:lang w:val="en-US" w:eastAsia="zh-CN"/>
            <w:rPrChange w:id="452" w:author="Ataraxia" w:date="2026-09-05T22:52:15Z">
              <w:rPr>
                <w:rFonts w:hint="eastAsia" w:ascii="Times New Roman Italic" w:hAnsi="Times New Roman Italic" w:eastAsia="宋体" w:cs="Times New Roman Italic"/>
                <w:b w:val="0"/>
                <w:bCs w:val="0"/>
                <w:i/>
                <w:iCs/>
                <w:sz w:val="24"/>
                <w:szCs w:val="24"/>
                <w:lang w:val="en-US" w:eastAsia="zh-CN"/>
              </w:rPr>
            </w:rPrChange>
          </w:rPr>
          <w:t>his</w:t>
        </w:r>
      </w:ins>
      <w:ins w:id="454" w:author="Ataraxia" w:date="2026-09-05T22:52:17Z">
        <w:r>
          <w:rPr>
            <w:rFonts w:hint="eastAsia" w:eastAsia="宋体" w:cs="Times New Roman"/>
            <w:b w:val="0"/>
            <w:bCs w:val="0"/>
            <w:i w:val="0"/>
            <w:iCs w:val="0"/>
            <w:sz w:val="24"/>
            <w:szCs w:val="24"/>
            <w:lang w:val="en-US" w:eastAsia="zh-CN"/>
          </w:rPr>
          <w:t xml:space="preserve"> s</w:t>
        </w:r>
      </w:ins>
      <w:ins w:id="455" w:author="Ataraxia" w:date="2026-09-05T22:52:18Z">
        <w:r>
          <w:rPr>
            <w:rFonts w:hint="eastAsia" w:eastAsia="宋体" w:cs="Times New Roman"/>
            <w:b w:val="0"/>
            <w:bCs w:val="0"/>
            <w:i w:val="0"/>
            <w:iCs w:val="0"/>
            <w:sz w:val="24"/>
            <w:szCs w:val="24"/>
            <w:lang w:val="en-US" w:eastAsia="zh-CN"/>
          </w:rPr>
          <w:t>yste</w:t>
        </w:r>
      </w:ins>
      <w:ins w:id="456" w:author="Ataraxia" w:date="2026-09-05T22:52:19Z">
        <w:r>
          <w:rPr>
            <w:rFonts w:hint="eastAsia" w:eastAsia="宋体" w:cs="Times New Roman"/>
            <w:b w:val="0"/>
            <w:bCs w:val="0"/>
            <w:i w:val="0"/>
            <w:iCs w:val="0"/>
            <w:sz w:val="24"/>
            <w:szCs w:val="24"/>
            <w:lang w:val="en-US" w:eastAsia="zh-CN"/>
          </w:rPr>
          <w:t>matic</w:t>
        </w:r>
      </w:ins>
      <w:ins w:id="457" w:author="Ataraxia" w:date="2026-09-05T22:52:20Z">
        <w:r>
          <w:rPr>
            <w:rFonts w:hint="eastAsia" w:eastAsia="宋体" w:cs="Times New Roman"/>
            <w:b w:val="0"/>
            <w:bCs w:val="0"/>
            <w:i w:val="0"/>
            <w:iCs w:val="0"/>
            <w:sz w:val="24"/>
            <w:szCs w:val="24"/>
            <w:lang w:val="en-US" w:eastAsia="zh-CN"/>
          </w:rPr>
          <w:t xml:space="preserve"> r</w:t>
        </w:r>
      </w:ins>
      <w:ins w:id="458" w:author="Ataraxia" w:date="2026-09-05T22:52:21Z">
        <w:r>
          <w:rPr>
            <w:rFonts w:hint="eastAsia" w:eastAsia="宋体" w:cs="Times New Roman"/>
            <w:b w:val="0"/>
            <w:bCs w:val="0"/>
            <w:i w:val="0"/>
            <w:iCs w:val="0"/>
            <w:sz w:val="24"/>
            <w:szCs w:val="24"/>
            <w:lang w:val="en-US" w:eastAsia="zh-CN"/>
          </w:rPr>
          <w:t xml:space="preserve">eview </w:t>
        </w:r>
      </w:ins>
      <w:ins w:id="459" w:author="Ataraxia" w:date="2026-09-05T22:52:22Z">
        <w:r>
          <w:rPr>
            <w:rFonts w:hint="eastAsia" w:eastAsia="宋体" w:cs="Times New Roman"/>
            <w:b w:val="0"/>
            <w:bCs w:val="0"/>
            <w:i w:val="0"/>
            <w:iCs w:val="0"/>
            <w:sz w:val="24"/>
            <w:szCs w:val="24"/>
            <w:lang w:val="en-US" w:eastAsia="zh-CN"/>
          </w:rPr>
          <w:t>used</w:t>
        </w:r>
      </w:ins>
      <w:ins w:id="460" w:author="Ataraxia" w:date="2026-09-05T22:52:23Z">
        <w:r>
          <w:rPr>
            <w:rFonts w:hint="eastAsia" w:eastAsia="宋体" w:cs="Times New Roman"/>
            <w:b w:val="0"/>
            <w:bCs w:val="0"/>
            <w:i w:val="0"/>
            <w:iCs w:val="0"/>
            <w:sz w:val="24"/>
            <w:szCs w:val="24"/>
            <w:lang w:val="en-US" w:eastAsia="zh-CN"/>
          </w:rPr>
          <w:t xml:space="preserve"> the </w:t>
        </w:r>
      </w:ins>
      <w:ins w:id="461" w:author="Ataraxia" w:date="2026-09-05T22:52:24Z">
        <w:r>
          <w:rPr>
            <w:rFonts w:hint="eastAsia" w:eastAsia="宋体" w:cs="Times New Roman"/>
            <w:b w:val="0"/>
            <w:bCs w:val="0"/>
            <w:i w:val="0"/>
            <w:iCs w:val="0"/>
            <w:sz w:val="24"/>
            <w:szCs w:val="24"/>
            <w:lang w:val="en-US" w:eastAsia="zh-CN"/>
          </w:rPr>
          <w:t>PICOS</w:t>
        </w:r>
      </w:ins>
      <w:ins w:id="462" w:author="Ataraxia" w:date="2026-09-05T22:52:26Z">
        <w:r>
          <w:rPr>
            <w:rFonts w:hint="eastAsia" w:eastAsia="宋体" w:cs="Times New Roman"/>
            <w:b w:val="0"/>
            <w:bCs w:val="0"/>
            <w:i w:val="0"/>
            <w:iCs w:val="0"/>
            <w:sz w:val="24"/>
            <w:szCs w:val="24"/>
            <w:lang w:val="en-US" w:eastAsia="zh-CN"/>
          </w:rPr>
          <w:t xml:space="preserve"> </w:t>
        </w:r>
      </w:ins>
      <w:ins w:id="463" w:author="Ataraxia" w:date="2026-09-05T22:52:27Z">
        <w:r>
          <w:rPr>
            <w:rFonts w:hint="eastAsia" w:eastAsia="宋体" w:cs="Times New Roman"/>
            <w:b w:val="0"/>
            <w:bCs w:val="0"/>
            <w:i w:val="0"/>
            <w:iCs w:val="0"/>
            <w:sz w:val="24"/>
            <w:szCs w:val="24"/>
            <w:lang w:val="en-US" w:eastAsia="zh-CN"/>
          </w:rPr>
          <w:t>(</w:t>
        </w:r>
      </w:ins>
      <w:ins w:id="464" w:author="Ataraxia" w:date="2026-09-05T22:52:28Z">
        <w:r>
          <w:rPr>
            <w:rFonts w:hint="eastAsia" w:eastAsia="宋体" w:cs="Times New Roman"/>
            <w:b w:val="0"/>
            <w:bCs w:val="0"/>
            <w:i w:val="0"/>
            <w:iCs w:val="0"/>
            <w:sz w:val="24"/>
            <w:szCs w:val="24"/>
            <w:lang w:val="en-US" w:eastAsia="zh-CN"/>
          </w:rPr>
          <w:t>p</w:t>
        </w:r>
      </w:ins>
      <w:ins w:id="465" w:author="Ataraxia" w:date="2026-09-05T22:52:29Z">
        <w:r>
          <w:rPr>
            <w:rFonts w:hint="eastAsia" w:eastAsia="宋体" w:cs="Times New Roman"/>
            <w:b w:val="0"/>
            <w:bCs w:val="0"/>
            <w:i w:val="0"/>
            <w:iCs w:val="0"/>
            <w:sz w:val="24"/>
            <w:szCs w:val="24"/>
            <w:lang w:val="en-US" w:eastAsia="zh-CN"/>
          </w:rPr>
          <w:t>opu</w:t>
        </w:r>
      </w:ins>
      <w:ins w:id="466" w:author="Ataraxia" w:date="2026-09-05T22:52:30Z">
        <w:r>
          <w:rPr>
            <w:rFonts w:hint="eastAsia" w:eastAsia="宋体" w:cs="Times New Roman"/>
            <w:b w:val="0"/>
            <w:bCs w:val="0"/>
            <w:i w:val="0"/>
            <w:iCs w:val="0"/>
            <w:sz w:val="24"/>
            <w:szCs w:val="24"/>
            <w:lang w:val="en-US" w:eastAsia="zh-CN"/>
          </w:rPr>
          <w:t>lat</w:t>
        </w:r>
      </w:ins>
      <w:ins w:id="467" w:author="Ataraxia" w:date="2026-09-05T22:52:31Z">
        <w:r>
          <w:rPr>
            <w:rFonts w:hint="eastAsia" w:eastAsia="宋体" w:cs="Times New Roman"/>
            <w:b w:val="0"/>
            <w:bCs w:val="0"/>
            <w:i w:val="0"/>
            <w:iCs w:val="0"/>
            <w:sz w:val="24"/>
            <w:szCs w:val="24"/>
            <w:lang w:val="en-US" w:eastAsia="zh-CN"/>
          </w:rPr>
          <w:t xml:space="preserve">ion, </w:t>
        </w:r>
      </w:ins>
      <w:ins w:id="468" w:author="Ataraxia" w:date="2026-09-05T22:52:32Z">
        <w:r>
          <w:rPr>
            <w:rFonts w:hint="eastAsia" w:eastAsia="宋体" w:cs="Times New Roman"/>
            <w:b w:val="0"/>
            <w:bCs w:val="0"/>
            <w:i w:val="0"/>
            <w:iCs w:val="0"/>
            <w:sz w:val="24"/>
            <w:szCs w:val="24"/>
            <w:lang w:val="en-US" w:eastAsia="zh-CN"/>
          </w:rPr>
          <w:t>inter</w:t>
        </w:r>
      </w:ins>
      <w:ins w:id="469" w:author="Ataraxia" w:date="2026-09-05T22:52:33Z">
        <w:r>
          <w:rPr>
            <w:rFonts w:hint="eastAsia" w:eastAsia="宋体" w:cs="Times New Roman"/>
            <w:b w:val="0"/>
            <w:bCs w:val="0"/>
            <w:i w:val="0"/>
            <w:iCs w:val="0"/>
            <w:sz w:val="24"/>
            <w:szCs w:val="24"/>
            <w:lang w:val="en-US" w:eastAsia="zh-CN"/>
          </w:rPr>
          <w:t>ven</w:t>
        </w:r>
      </w:ins>
      <w:ins w:id="470" w:author="Ataraxia" w:date="2026-09-05T22:52:34Z">
        <w:r>
          <w:rPr>
            <w:rFonts w:hint="eastAsia" w:eastAsia="宋体" w:cs="Times New Roman"/>
            <w:b w:val="0"/>
            <w:bCs w:val="0"/>
            <w:i w:val="0"/>
            <w:iCs w:val="0"/>
            <w:sz w:val="24"/>
            <w:szCs w:val="24"/>
            <w:lang w:val="en-US" w:eastAsia="zh-CN"/>
          </w:rPr>
          <w:t xml:space="preserve">tion, </w:t>
        </w:r>
      </w:ins>
      <w:ins w:id="471" w:author="Ataraxia" w:date="2026-09-05T22:52:35Z">
        <w:r>
          <w:rPr>
            <w:rFonts w:hint="eastAsia" w:eastAsia="宋体" w:cs="Times New Roman"/>
            <w:b w:val="0"/>
            <w:bCs w:val="0"/>
            <w:i w:val="0"/>
            <w:iCs w:val="0"/>
            <w:sz w:val="24"/>
            <w:szCs w:val="24"/>
            <w:lang w:val="en-US" w:eastAsia="zh-CN"/>
          </w:rPr>
          <w:t>comp</w:t>
        </w:r>
      </w:ins>
      <w:ins w:id="472" w:author="Ataraxia" w:date="2026-09-05T22:52:36Z">
        <w:r>
          <w:rPr>
            <w:rFonts w:hint="eastAsia" w:eastAsia="宋体" w:cs="Times New Roman"/>
            <w:b w:val="0"/>
            <w:bCs w:val="0"/>
            <w:i w:val="0"/>
            <w:iCs w:val="0"/>
            <w:sz w:val="24"/>
            <w:szCs w:val="24"/>
            <w:lang w:val="en-US" w:eastAsia="zh-CN"/>
          </w:rPr>
          <w:t>ariso</w:t>
        </w:r>
      </w:ins>
      <w:ins w:id="473" w:author="Ataraxia" w:date="2026-09-05T22:52:37Z">
        <w:r>
          <w:rPr>
            <w:rFonts w:hint="eastAsia" w:eastAsia="宋体" w:cs="Times New Roman"/>
            <w:b w:val="0"/>
            <w:bCs w:val="0"/>
            <w:i w:val="0"/>
            <w:iCs w:val="0"/>
            <w:sz w:val="24"/>
            <w:szCs w:val="24"/>
            <w:lang w:val="en-US" w:eastAsia="zh-CN"/>
          </w:rPr>
          <w:t xml:space="preserve">n, </w:t>
        </w:r>
      </w:ins>
      <w:ins w:id="474" w:author="Ataraxia" w:date="2026-09-05T22:52:38Z">
        <w:r>
          <w:rPr>
            <w:rFonts w:hint="eastAsia" w:eastAsia="宋体" w:cs="Times New Roman"/>
            <w:b w:val="0"/>
            <w:bCs w:val="0"/>
            <w:i w:val="0"/>
            <w:iCs w:val="0"/>
            <w:sz w:val="24"/>
            <w:szCs w:val="24"/>
            <w:lang w:val="en-US" w:eastAsia="zh-CN"/>
          </w:rPr>
          <w:t>outcome</w:t>
        </w:r>
      </w:ins>
      <w:ins w:id="475" w:author="Ataraxia" w:date="2026-09-05T22:52:39Z">
        <w:r>
          <w:rPr>
            <w:rFonts w:hint="eastAsia" w:eastAsia="宋体" w:cs="Times New Roman"/>
            <w:b w:val="0"/>
            <w:bCs w:val="0"/>
            <w:i w:val="0"/>
            <w:iCs w:val="0"/>
            <w:sz w:val="24"/>
            <w:szCs w:val="24"/>
            <w:lang w:val="en-US" w:eastAsia="zh-CN"/>
          </w:rPr>
          <w:t>, s</w:t>
        </w:r>
      </w:ins>
      <w:ins w:id="476" w:author="Ataraxia" w:date="2026-09-05T22:52:40Z">
        <w:r>
          <w:rPr>
            <w:rFonts w:hint="eastAsia" w:eastAsia="宋体" w:cs="Times New Roman"/>
            <w:b w:val="0"/>
            <w:bCs w:val="0"/>
            <w:i w:val="0"/>
            <w:iCs w:val="0"/>
            <w:sz w:val="24"/>
            <w:szCs w:val="24"/>
            <w:lang w:val="en-US" w:eastAsia="zh-CN"/>
          </w:rPr>
          <w:t>tudy</w:t>
        </w:r>
      </w:ins>
      <w:ins w:id="477" w:author="Ataraxia" w:date="2026-09-05T22:52:41Z">
        <w:r>
          <w:rPr>
            <w:rFonts w:hint="eastAsia" w:eastAsia="宋体" w:cs="Times New Roman"/>
            <w:b w:val="0"/>
            <w:bCs w:val="0"/>
            <w:i w:val="0"/>
            <w:iCs w:val="0"/>
            <w:sz w:val="24"/>
            <w:szCs w:val="24"/>
            <w:lang w:val="en-US" w:eastAsia="zh-CN"/>
          </w:rPr>
          <w:t xml:space="preserve"> desi</w:t>
        </w:r>
      </w:ins>
      <w:ins w:id="478" w:author="Ataraxia" w:date="2026-09-05T22:52:42Z">
        <w:r>
          <w:rPr>
            <w:rFonts w:hint="eastAsia" w:eastAsia="宋体" w:cs="Times New Roman"/>
            <w:b w:val="0"/>
            <w:bCs w:val="0"/>
            <w:i w:val="0"/>
            <w:iCs w:val="0"/>
            <w:sz w:val="24"/>
            <w:szCs w:val="24"/>
            <w:lang w:val="en-US" w:eastAsia="zh-CN"/>
          </w:rPr>
          <w:t>gns)</w:t>
        </w:r>
      </w:ins>
      <w:ins w:id="479" w:author="Ataraxia" w:date="2026-09-05T22:52:43Z">
        <w:r>
          <w:rPr>
            <w:rFonts w:hint="eastAsia" w:eastAsia="宋体" w:cs="Times New Roman"/>
            <w:b w:val="0"/>
            <w:bCs w:val="0"/>
            <w:i w:val="0"/>
            <w:iCs w:val="0"/>
            <w:sz w:val="24"/>
            <w:szCs w:val="24"/>
            <w:lang w:val="en-US" w:eastAsia="zh-CN"/>
          </w:rPr>
          <w:t xml:space="preserve"> </w:t>
        </w:r>
      </w:ins>
      <w:ins w:id="480" w:author="Ataraxia" w:date="2026-09-05T22:52:44Z">
        <w:r>
          <w:rPr>
            <w:rFonts w:hint="eastAsia" w:eastAsia="宋体" w:cs="Times New Roman"/>
            <w:b w:val="0"/>
            <w:bCs w:val="0"/>
            <w:i w:val="0"/>
            <w:iCs w:val="0"/>
            <w:sz w:val="24"/>
            <w:szCs w:val="24"/>
            <w:lang w:val="en-US" w:eastAsia="zh-CN"/>
          </w:rPr>
          <w:t>crit</w:t>
        </w:r>
      </w:ins>
      <w:ins w:id="481" w:author="Ataraxia" w:date="2026-09-05T22:52:45Z">
        <w:r>
          <w:rPr>
            <w:rFonts w:hint="eastAsia" w:eastAsia="宋体" w:cs="Times New Roman"/>
            <w:b w:val="0"/>
            <w:bCs w:val="0"/>
            <w:i w:val="0"/>
            <w:iCs w:val="0"/>
            <w:sz w:val="24"/>
            <w:szCs w:val="24"/>
            <w:lang w:val="en-US" w:eastAsia="zh-CN"/>
          </w:rPr>
          <w:t>eria</w:t>
        </w:r>
      </w:ins>
      <w:ins w:id="482" w:author="Ataraxia" w:date="2026-09-05T22:53:26Z">
        <w:r>
          <w:rPr>
            <w:rFonts w:hint="eastAsia" w:eastAsia="宋体" w:cs="Times New Roman"/>
            <w:b w:val="0"/>
            <w:bCs w:val="0"/>
            <w:i w:val="0"/>
            <w:iCs w:val="0"/>
            <w:sz w:val="24"/>
            <w:szCs w:val="24"/>
            <w:lang w:val="en-US" w:eastAsia="zh-CN"/>
          </w:rPr>
          <w:t>.</w:t>
        </w:r>
      </w:ins>
      <w:ins w:id="483" w:author="Ataraxia" w:date="2026-09-05T22:53:27Z">
        <w:r>
          <w:rPr>
            <w:rFonts w:hint="eastAsia" w:eastAsia="宋体" w:cs="Times New Roman"/>
            <w:b w:val="0"/>
            <w:bCs w:val="0"/>
            <w:i w:val="0"/>
            <w:iCs w:val="0"/>
            <w:sz w:val="24"/>
            <w:szCs w:val="24"/>
            <w:lang w:val="en-US" w:eastAsia="zh-CN"/>
          </w:rPr>
          <w:t xml:space="preserve"> </w:t>
        </w:r>
      </w:ins>
      <w:ins w:id="484" w:author="Ataraxia" w:date="2026-09-05T22:53:28Z">
        <w:r>
          <w:rPr>
            <w:rFonts w:hint="eastAsia" w:eastAsia="宋体" w:cs="Times New Roman"/>
            <w:b w:val="0"/>
            <w:bCs w:val="0"/>
            <w:i w:val="0"/>
            <w:iCs w:val="0"/>
            <w:sz w:val="24"/>
            <w:szCs w:val="24"/>
            <w:lang w:val="en-US" w:eastAsia="zh-CN"/>
          </w:rPr>
          <w:t>The</w:t>
        </w:r>
      </w:ins>
      <w:ins w:id="485" w:author="Ataraxia" w:date="2026-09-05T22:53:29Z">
        <w:r>
          <w:rPr>
            <w:rFonts w:hint="eastAsia" w:eastAsia="宋体" w:cs="Times New Roman"/>
            <w:b w:val="0"/>
            <w:bCs w:val="0"/>
            <w:i w:val="0"/>
            <w:iCs w:val="0"/>
            <w:sz w:val="24"/>
            <w:szCs w:val="24"/>
            <w:lang w:val="en-US" w:eastAsia="zh-CN"/>
          </w:rPr>
          <w:t>re</w:t>
        </w:r>
      </w:ins>
      <w:ins w:id="486" w:author="Ataraxia" w:date="2026-09-05T22:53:30Z">
        <w:r>
          <w:rPr>
            <w:rFonts w:hint="eastAsia" w:eastAsia="宋体" w:cs="Times New Roman"/>
            <w:b w:val="0"/>
            <w:bCs w:val="0"/>
            <w:i w:val="0"/>
            <w:iCs w:val="0"/>
            <w:sz w:val="24"/>
            <w:szCs w:val="24"/>
            <w:lang w:val="en-US" w:eastAsia="zh-CN"/>
          </w:rPr>
          <w:t xml:space="preserve"> w</w:t>
        </w:r>
      </w:ins>
      <w:ins w:id="487" w:author="Ataraxia" w:date="2026-09-05T22:53:31Z">
        <w:r>
          <w:rPr>
            <w:rFonts w:hint="eastAsia" w:eastAsia="宋体" w:cs="Times New Roman"/>
            <w:b w:val="0"/>
            <w:bCs w:val="0"/>
            <w:i w:val="0"/>
            <w:iCs w:val="0"/>
            <w:sz w:val="24"/>
            <w:szCs w:val="24"/>
            <w:lang w:val="en-US" w:eastAsia="zh-CN"/>
          </w:rPr>
          <w:t>ere no</w:t>
        </w:r>
      </w:ins>
      <w:ins w:id="488" w:author="Ataraxia" w:date="2026-09-05T22:53:32Z">
        <w:r>
          <w:rPr>
            <w:rFonts w:hint="eastAsia" w:eastAsia="宋体" w:cs="Times New Roman"/>
            <w:b w:val="0"/>
            <w:bCs w:val="0"/>
            <w:i w:val="0"/>
            <w:iCs w:val="0"/>
            <w:sz w:val="24"/>
            <w:szCs w:val="24"/>
            <w:lang w:val="en-US" w:eastAsia="zh-CN"/>
          </w:rPr>
          <w:t xml:space="preserve"> </w:t>
        </w:r>
      </w:ins>
      <w:ins w:id="489" w:author="Ataraxia" w:date="2026-09-05T22:53:44Z">
        <w:r>
          <w:rPr>
            <w:rFonts w:hint="eastAsia" w:eastAsia="宋体" w:cs="Times New Roman"/>
            <w:b w:val="0"/>
            <w:bCs w:val="0"/>
            <w:i w:val="0"/>
            <w:iCs w:val="0"/>
            <w:sz w:val="24"/>
            <w:szCs w:val="24"/>
            <w:lang w:val="en-US" w:eastAsia="zh-CN"/>
          </w:rPr>
          <w:t>re</w:t>
        </w:r>
      </w:ins>
      <w:ins w:id="490" w:author="Ataraxia" w:date="2026-09-05T22:53:45Z">
        <w:r>
          <w:rPr>
            <w:rFonts w:hint="eastAsia" w:eastAsia="宋体" w:cs="Times New Roman"/>
            <w:b w:val="0"/>
            <w:bCs w:val="0"/>
            <w:i w:val="0"/>
            <w:iCs w:val="0"/>
            <w:sz w:val="24"/>
            <w:szCs w:val="24"/>
            <w:lang w:val="en-US" w:eastAsia="zh-CN"/>
          </w:rPr>
          <w:t>st</w:t>
        </w:r>
      </w:ins>
      <w:ins w:id="491" w:author="Ataraxia" w:date="2026-09-05T22:53:46Z">
        <w:r>
          <w:rPr>
            <w:rFonts w:hint="eastAsia" w:eastAsia="宋体" w:cs="Times New Roman"/>
            <w:b w:val="0"/>
            <w:bCs w:val="0"/>
            <w:i w:val="0"/>
            <w:iCs w:val="0"/>
            <w:sz w:val="24"/>
            <w:szCs w:val="24"/>
            <w:lang w:val="en-US" w:eastAsia="zh-CN"/>
          </w:rPr>
          <w:t>ricti</w:t>
        </w:r>
      </w:ins>
      <w:ins w:id="492" w:author="Ataraxia" w:date="2026-09-05T22:53:47Z">
        <w:r>
          <w:rPr>
            <w:rFonts w:hint="eastAsia" w:eastAsia="宋体" w:cs="Times New Roman"/>
            <w:b w:val="0"/>
            <w:bCs w:val="0"/>
            <w:i w:val="0"/>
            <w:iCs w:val="0"/>
            <w:sz w:val="24"/>
            <w:szCs w:val="24"/>
            <w:lang w:val="en-US" w:eastAsia="zh-CN"/>
          </w:rPr>
          <w:t>ons</w:t>
        </w:r>
      </w:ins>
      <w:ins w:id="493" w:author="Ataraxia" w:date="2026-09-05T22:53:48Z">
        <w:r>
          <w:rPr>
            <w:rFonts w:hint="eastAsia" w:eastAsia="宋体" w:cs="Times New Roman"/>
            <w:b w:val="0"/>
            <w:bCs w:val="0"/>
            <w:i w:val="0"/>
            <w:iCs w:val="0"/>
            <w:sz w:val="24"/>
            <w:szCs w:val="24"/>
            <w:lang w:val="en-US" w:eastAsia="zh-CN"/>
          </w:rPr>
          <w:t xml:space="preserve"> reg</w:t>
        </w:r>
      </w:ins>
      <w:ins w:id="494" w:author="Ataraxia" w:date="2026-09-05T22:53:49Z">
        <w:r>
          <w:rPr>
            <w:rFonts w:hint="eastAsia" w:eastAsia="宋体" w:cs="Times New Roman"/>
            <w:b w:val="0"/>
            <w:bCs w:val="0"/>
            <w:i w:val="0"/>
            <w:iCs w:val="0"/>
            <w:sz w:val="24"/>
            <w:szCs w:val="24"/>
            <w:lang w:val="en-US" w:eastAsia="zh-CN"/>
          </w:rPr>
          <w:t>arding</w:t>
        </w:r>
      </w:ins>
      <w:ins w:id="495" w:author="Ataraxia" w:date="2026-09-05T22:53:50Z">
        <w:r>
          <w:rPr>
            <w:rFonts w:hint="eastAsia" w:eastAsia="宋体" w:cs="Times New Roman"/>
            <w:b w:val="0"/>
            <w:bCs w:val="0"/>
            <w:i w:val="0"/>
            <w:iCs w:val="0"/>
            <w:sz w:val="24"/>
            <w:szCs w:val="24"/>
            <w:lang w:val="en-US" w:eastAsia="zh-CN"/>
          </w:rPr>
          <w:t xml:space="preserve"> sam</w:t>
        </w:r>
      </w:ins>
      <w:ins w:id="496" w:author="Ataraxia" w:date="2026-09-05T22:53:51Z">
        <w:r>
          <w:rPr>
            <w:rFonts w:hint="eastAsia" w:eastAsia="宋体" w:cs="Times New Roman"/>
            <w:b w:val="0"/>
            <w:bCs w:val="0"/>
            <w:i w:val="0"/>
            <w:iCs w:val="0"/>
            <w:sz w:val="24"/>
            <w:szCs w:val="24"/>
            <w:lang w:val="en-US" w:eastAsia="zh-CN"/>
          </w:rPr>
          <w:t>ple siz</w:t>
        </w:r>
      </w:ins>
      <w:ins w:id="497" w:author="Ataraxia" w:date="2026-09-05T22:53:52Z">
        <w:r>
          <w:rPr>
            <w:rFonts w:hint="eastAsia" w:eastAsia="宋体" w:cs="Times New Roman"/>
            <w:b w:val="0"/>
            <w:bCs w:val="0"/>
            <w:i w:val="0"/>
            <w:iCs w:val="0"/>
            <w:sz w:val="24"/>
            <w:szCs w:val="24"/>
            <w:lang w:val="en-US" w:eastAsia="zh-CN"/>
          </w:rPr>
          <w:t>e, s</w:t>
        </w:r>
      </w:ins>
      <w:ins w:id="498" w:author="Ataraxia" w:date="2026-09-05T22:53:53Z">
        <w:r>
          <w:rPr>
            <w:rFonts w:hint="eastAsia" w:eastAsia="宋体" w:cs="Times New Roman"/>
            <w:b w:val="0"/>
            <w:bCs w:val="0"/>
            <w:i w:val="0"/>
            <w:iCs w:val="0"/>
            <w:sz w:val="24"/>
            <w:szCs w:val="24"/>
            <w:lang w:val="en-US" w:eastAsia="zh-CN"/>
          </w:rPr>
          <w:t xml:space="preserve">tudy </w:t>
        </w:r>
      </w:ins>
      <w:ins w:id="499" w:author="Ataraxia" w:date="2026-09-05T22:53:54Z">
        <w:r>
          <w:rPr>
            <w:rFonts w:hint="eastAsia" w:eastAsia="宋体" w:cs="Times New Roman"/>
            <w:b w:val="0"/>
            <w:bCs w:val="0"/>
            <w:i w:val="0"/>
            <w:iCs w:val="0"/>
            <w:sz w:val="24"/>
            <w:szCs w:val="24"/>
            <w:lang w:val="en-US" w:eastAsia="zh-CN"/>
          </w:rPr>
          <w:t>locat</w:t>
        </w:r>
      </w:ins>
      <w:ins w:id="500" w:author="Ataraxia" w:date="2026-09-05T22:53:55Z">
        <w:r>
          <w:rPr>
            <w:rFonts w:hint="eastAsia" w:eastAsia="宋体" w:cs="Times New Roman"/>
            <w:b w:val="0"/>
            <w:bCs w:val="0"/>
            <w:i w:val="0"/>
            <w:iCs w:val="0"/>
            <w:sz w:val="24"/>
            <w:szCs w:val="24"/>
            <w:lang w:val="en-US" w:eastAsia="zh-CN"/>
          </w:rPr>
          <w:t>ion, o</w:t>
        </w:r>
      </w:ins>
      <w:ins w:id="501" w:author="Ataraxia" w:date="2026-09-05T22:53:56Z">
        <w:r>
          <w:rPr>
            <w:rFonts w:hint="eastAsia" w:eastAsia="宋体" w:cs="Times New Roman"/>
            <w:b w:val="0"/>
            <w:bCs w:val="0"/>
            <w:i w:val="0"/>
            <w:iCs w:val="0"/>
            <w:sz w:val="24"/>
            <w:szCs w:val="24"/>
            <w:lang w:val="en-US" w:eastAsia="zh-CN"/>
          </w:rPr>
          <w:t>r inte</w:t>
        </w:r>
      </w:ins>
      <w:ins w:id="502" w:author="Ataraxia" w:date="2026-09-05T22:53:57Z">
        <w:r>
          <w:rPr>
            <w:rFonts w:hint="eastAsia" w:eastAsia="宋体" w:cs="Times New Roman"/>
            <w:b w:val="0"/>
            <w:bCs w:val="0"/>
            <w:i w:val="0"/>
            <w:iCs w:val="0"/>
            <w:sz w:val="24"/>
            <w:szCs w:val="24"/>
            <w:lang w:val="en-US" w:eastAsia="zh-CN"/>
          </w:rPr>
          <w:t>rventi</w:t>
        </w:r>
      </w:ins>
      <w:ins w:id="503" w:author="Ataraxia" w:date="2026-09-05T22:53:58Z">
        <w:r>
          <w:rPr>
            <w:rFonts w:hint="eastAsia" w:eastAsia="宋体" w:cs="Times New Roman"/>
            <w:b w:val="0"/>
            <w:bCs w:val="0"/>
            <w:i w:val="0"/>
            <w:iCs w:val="0"/>
            <w:sz w:val="24"/>
            <w:szCs w:val="24"/>
            <w:lang w:val="en-US" w:eastAsia="zh-CN"/>
          </w:rPr>
          <w:t>on</w:t>
        </w:r>
      </w:ins>
      <w:ins w:id="504" w:author="Ataraxia" w:date="2026-09-05T22:53:59Z">
        <w:r>
          <w:rPr>
            <w:rFonts w:hint="eastAsia" w:eastAsia="宋体" w:cs="Times New Roman"/>
            <w:b w:val="0"/>
            <w:bCs w:val="0"/>
            <w:i w:val="0"/>
            <w:iCs w:val="0"/>
            <w:sz w:val="24"/>
            <w:szCs w:val="24"/>
            <w:lang w:val="en-US" w:eastAsia="zh-CN"/>
          </w:rPr>
          <w:t xml:space="preserve"> </w:t>
        </w:r>
      </w:ins>
      <w:ins w:id="505" w:author="Ataraxia" w:date="2026-09-05T22:54:00Z">
        <w:r>
          <w:rPr>
            <w:rFonts w:hint="eastAsia" w:eastAsia="宋体" w:cs="Times New Roman"/>
            <w:b w:val="0"/>
            <w:bCs w:val="0"/>
            <w:i w:val="0"/>
            <w:iCs w:val="0"/>
            <w:sz w:val="24"/>
            <w:szCs w:val="24"/>
            <w:lang w:val="en-US" w:eastAsia="zh-CN"/>
          </w:rPr>
          <w:t>dura</w:t>
        </w:r>
      </w:ins>
      <w:ins w:id="506" w:author="Ataraxia" w:date="2026-09-05T22:54:01Z">
        <w:r>
          <w:rPr>
            <w:rFonts w:hint="eastAsia" w:eastAsia="宋体" w:cs="Times New Roman"/>
            <w:b w:val="0"/>
            <w:bCs w:val="0"/>
            <w:i w:val="0"/>
            <w:iCs w:val="0"/>
            <w:sz w:val="24"/>
            <w:szCs w:val="24"/>
            <w:lang w:val="en-US" w:eastAsia="zh-CN"/>
          </w:rPr>
          <w:t>tion</w:t>
        </w:r>
      </w:ins>
      <w:ins w:id="507" w:author="Ataraxia" w:date="2026-09-05T22:54:02Z">
        <w:r>
          <w:rPr>
            <w:rFonts w:hint="eastAsia" w:eastAsia="宋体" w:cs="Times New Roman"/>
            <w:b w:val="0"/>
            <w:bCs w:val="0"/>
            <w:i w:val="0"/>
            <w:iCs w:val="0"/>
            <w:sz w:val="24"/>
            <w:szCs w:val="24"/>
            <w:lang w:val="en-US" w:eastAsia="zh-CN"/>
          </w:rPr>
          <w:t>. O</w:t>
        </w:r>
      </w:ins>
      <w:ins w:id="508" w:author="Ataraxia" w:date="2026-09-05T22:54:03Z">
        <w:r>
          <w:rPr>
            <w:rFonts w:hint="eastAsia" w:eastAsia="宋体" w:cs="Times New Roman"/>
            <w:b w:val="0"/>
            <w:bCs w:val="0"/>
            <w:i w:val="0"/>
            <w:iCs w:val="0"/>
            <w:sz w:val="24"/>
            <w:szCs w:val="24"/>
            <w:lang w:val="en-US" w:eastAsia="zh-CN"/>
          </w:rPr>
          <w:t>n this</w:t>
        </w:r>
      </w:ins>
      <w:ins w:id="509" w:author="Ataraxia" w:date="2026-09-05T22:54:04Z">
        <w:r>
          <w:rPr>
            <w:rFonts w:hint="eastAsia" w:eastAsia="宋体" w:cs="Times New Roman"/>
            <w:b w:val="0"/>
            <w:bCs w:val="0"/>
            <w:i w:val="0"/>
            <w:iCs w:val="0"/>
            <w:sz w:val="24"/>
            <w:szCs w:val="24"/>
            <w:lang w:val="en-US" w:eastAsia="zh-CN"/>
          </w:rPr>
          <w:t xml:space="preserve"> basis</w:t>
        </w:r>
      </w:ins>
      <w:ins w:id="510" w:author="Ataraxia" w:date="2026-09-05T22:54:05Z">
        <w:r>
          <w:rPr>
            <w:rFonts w:hint="eastAsia" w:eastAsia="宋体" w:cs="Times New Roman"/>
            <w:b w:val="0"/>
            <w:bCs w:val="0"/>
            <w:i w:val="0"/>
            <w:iCs w:val="0"/>
            <w:sz w:val="24"/>
            <w:szCs w:val="24"/>
            <w:lang w:val="en-US" w:eastAsia="zh-CN"/>
          </w:rPr>
          <w:t xml:space="preserve">, </w:t>
        </w:r>
      </w:ins>
      <w:ins w:id="511" w:author="Ataraxia" w:date="2026-09-05T22:54:06Z">
        <w:r>
          <w:rPr>
            <w:rFonts w:hint="eastAsia" w:eastAsia="宋体" w:cs="Times New Roman"/>
            <w:b w:val="0"/>
            <w:bCs w:val="0"/>
            <w:i w:val="0"/>
            <w:iCs w:val="0"/>
            <w:sz w:val="24"/>
            <w:szCs w:val="24"/>
            <w:lang w:val="en-US" w:eastAsia="zh-CN"/>
          </w:rPr>
          <w:t>resea</w:t>
        </w:r>
      </w:ins>
      <w:ins w:id="512" w:author="Ataraxia" w:date="2026-09-05T22:54:07Z">
        <w:r>
          <w:rPr>
            <w:rFonts w:hint="eastAsia" w:eastAsia="宋体" w:cs="Times New Roman"/>
            <w:b w:val="0"/>
            <w:bCs w:val="0"/>
            <w:i w:val="0"/>
            <w:iCs w:val="0"/>
            <w:sz w:val="24"/>
            <w:szCs w:val="24"/>
            <w:lang w:val="en-US" w:eastAsia="zh-CN"/>
          </w:rPr>
          <w:t>rch t</w:t>
        </w:r>
      </w:ins>
      <w:ins w:id="513" w:author="Ataraxia" w:date="2026-09-05T22:54:08Z">
        <w:r>
          <w:rPr>
            <w:rFonts w:hint="eastAsia" w:eastAsia="宋体" w:cs="Times New Roman"/>
            <w:b w:val="0"/>
            <w:bCs w:val="0"/>
            <w:i w:val="0"/>
            <w:iCs w:val="0"/>
            <w:sz w:val="24"/>
            <w:szCs w:val="24"/>
            <w:lang w:val="en-US" w:eastAsia="zh-CN"/>
          </w:rPr>
          <w:t xml:space="preserve">hat </w:t>
        </w:r>
      </w:ins>
      <w:ins w:id="514" w:author="Ataraxia" w:date="2026-09-05T22:54:09Z">
        <w:r>
          <w:rPr>
            <w:rFonts w:hint="eastAsia" w:eastAsia="宋体" w:cs="Times New Roman"/>
            <w:b w:val="0"/>
            <w:bCs w:val="0"/>
            <w:i w:val="0"/>
            <w:iCs w:val="0"/>
            <w:sz w:val="24"/>
            <w:szCs w:val="24"/>
            <w:lang w:val="en-US" w:eastAsia="zh-CN"/>
          </w:rPr>
          <w:t>met</w:t>
        </w:r>
      </w:ins>
      <w:ins w:id="515" w:author="Ataraxia" w:date="2026-09-05T22:54:10Z">
        <w:r>
          <w:rPr>
            <w:rFonts w:hint="eastAsia" w:eastAsia="宋体" w:cs="Times New Roman"/>
            <w:b w:val="0"/>
            <w:bCs w:val="0"/>
            <w:i w:val="0"/>
            <w:iCs w:val="0"/>
            <w:sz w:val="24"/>
            <w:szCs w:val="24"/>
            <w:lang w:val="en-US" w:eastAsia="zh-CN"/>
          </w:rPr>
          <w:t xml:space="preserve"> th</w:t>
        </w:r>
      </w:ins>
      <w:ins w:id="516" w:author="Ataraxia" w:date="2026-09-05T22:54:11Z">
        <w:r>
          <w:rPr>
            <w:rFonts w:hint="eastAsia" w:eastAsia="宋体" w:cs="Times New Roman"/>
            <w:b w:val="0"/>
            <w:bCs w:val="0"/>
            <w:i w:val="0"/>
            <w:iCs w:val="0"/>
            <w:sz w:val="24"/>
            <w:szCs w:val="24"/>
            <w:lang w:val="en-US" w:eastAsia="zh-CN"/>
          </w:rPr>
          <w:t>e fol</w:t>
        </w:r>
      </w:ins>
      <w:ins w:id="517" w:author="Ataraxia" w:date="2026-09-05T22:54:12Z">
        <w:r>
          <w:rPr>
            <w:rFonts w:hint="eastAsia" w:eastAsia="宋体" w:cs="Times New Roman"/>
            <w:b w:val="0"/>
            <w:bCs w:val="0"/>
            <w:i w:val="0"/>
            <w:iCs w:val="0"/>
            <w:sz w:val="24"/>
            <w:szCs w:val="24"/>
            <w:lang w:val="en-US" w:eastAsia="zh-CN"/>
          </w:rPr>
          <w:t>lowing</w:t>
        </w:r>
      </w:ins>
      <w:ins w:id="518" w:author="Ataraxia" w:date="2026-09-05T22:54:13Z">
        <w:r>
          <w:rPr>
            <w:rFonts w:hint="eastAsia" w:eastAsia="宋体" w:cs="Times New Roman"/>
            <w:b w:val="0"/>
            <w:bCs w:val="0"/>
            <w:i w:val="0"/>
            <w:iCs w:val="0"/>
            <w:sz w:val="24"/>
            <w:szCs w:val="24"/>
            <w:lang w:val="en-US" w:eastAsia="zh-CN"/>
          </w:rPr>
          <w:t xml:space="preserve"> cr</w:t>
        </w:r>
      </w:ins>
      <w:ins w:id="519" w:author="Ataraxia" w:date="2026-09-05T22:54:14Z">
        <w:r>
          <w:rPr>
            <w:rFonts w:hint="eastAsia" w:eastAsia="宋体" w:cs="Times New Roman"/>
            <w:b w:val="0"/>
            <w:bCs w:val="0"/>
            <w:i w:val="0"/>
            <w:iCs w:val="0"/>
            <w:sz w:val="24"/>
            <w:szCs w:val="24"/>
            <w:lang w:val="en-US" w:eastAsia="zh-CN"/>
          </w:rPr>
          <w:t>iteria</w:t>
        </w:r>
      </w:ins>
      <w:ins w:id="520" w:author="Ataraxia" w:date="2026-09-05T22:54:15Z">
        <w:r>
          <w:rPr>
            <w:rFonts w:hint="eastAsia" w:eastAsia="宋体" w:cs="Times New Roman"/>
            <w:b w:val="0"/>
            <w:bCs w:val="0"/>
            <w:i w:val="0"/>
            <w:iCs w:val="0"/>
            <w:sz w:val="24"/>
            <w:szCs w:val="24"/>
            <w:lang w:val="en-US" w:eastAsia="zh-CN"/>
          </w:rPr>
          <w:t xml:space="preserve"> w</w:t>
        </w:r>
      </w:ins>
      <w:ins w:id="521" w:author="Ataraxia" w:date="2026-09-05T22:54:16Z">
        <w:r>
          <w:rPr>
            <w:rFonts w:hint="eastAsia" w:eastAsia="宋体" w:cs="Times New Roman"/>
            <w:b w:val="0"/>
            <w:bCs w:val="0"/>
            <w:i w:val="0"/>
            <w:iCs w:val="0"/>
            <w:sz w:val="24"/>
            <w:szCs w:val="24"/>
            <w:lang w:val="en-US" w:eastAsia="zh-CN"/>
          </w:rPr>
          <w:t>er</w:t>
        </w:r>
      </w:ins>
      <w:ins w:id="522" w:author="Ataraxia" w:date="2026-09-05T22:54:17Z">
        <w:r>
          <w:rPr>
            <w:rFonts w:hint="eastAsia" w:eastAsia="宋体" w:cs="Times New Roman"/>
            <w:b w:val="0"/>
            <w:bCs w:val="0"/>
            <w:i w:val="0"/>
            <w:iCs w:val="0"/>
            <w:sz w:val="24"/>
            <w:szCs w:val="24"/>
            <w:lang w:val="en-US" w:eastAsia="zh-CN"/>
          </w:rPr>
          <w:t xml:space="preserve">e </w:t>
        </w:r>
      </w:ins>
      <w:ins w:id="523" w:author="Ataraxia" w:date="2026-09-05T22:54:18Z">
        <w:r>
          <w:rPr>
            <w:rFonts w:hint="eastAsia" w:eastAsia="宋体" w:cs="Times New Roman"/>
            <w:b w:val="0"/>
            <w:bCs w:val="0"/>
            <w:i w:val="0"/>
            <w:iCs w:val="0"/>
            <w:sz w:val="24"/>
            <w:szCs w:val="24"/>
            <w:lang w:val="en-US" w:eastAsia="zh-CN"/>
          </w:rPr>
          <w:t>inclu</w:t>
        </w:r>
      </w:ins>
      <w:ins w:id="524" w:author="Ataraxia" w:date="2026-09-05T22:54:19Z">
        <w:r>
          <w:rPr>
            <w:rFonts w:hint="eastAsia" w:eastAsia="宋体" w:cs="Times New Roman"/>
            <w:b w:val="0"/>
            <w:bCs w:val="0"/>
            <w:i w:val="0"/>
            <w:iCs w:val="0"/>
            <w:sz w:val="24"/>
            <w:szCs w:val="24"/>
            <w:lang w:val="en-US" w:eastAsia="zh-CN"/>
          </w:rPr>
          <w:t>ded:</w:t>
        </w:r>
      </w:ins>
      <w:ins w:id="525" w:author="Ataraxia" w:date="2026-09-05T22:54:20Z">
        <w:r>
          <w:rPr>
            <w:rFonts w:hint="eastAsia" w:eastAsia="宋体" w:cs="Times New Roman"/>
            <w:b w:val="0"/>
            <w:bCs w:val="0"/>
            <w:i w:val="0"/>
            <w:iCs w:val="0"/>
            <w:sz w:val="24"/>
            <w:szCs w:val="24"/>
            <w:lang w:val="en-US" w:eastAsia="zh-CN"/>
          </w:rPr>
          <w:t xml:space="preserve"> (</w:t>
        </w:r>
      </w:ins>
      <w:ins w:id="526" w:author="Ataraxia" w:date="2026-09-05T22:54:21Z">
        <w:r>
          <w:rPr>
            <w:rFonts w:hint="eastAsia" w:eastAsia="宋体" w:cs="Times New Roman"/>
            <w:b w:val="0"/>
            <w:bCs w:val="0"/>
            <w:i w:val="0"/>
            <w:iCs w:val="0"/>
            <w:sz w:val="24"/>
            <w:szCs w:val="24"/>
            <w:lang w:val="en-US" w:eastAsia="zh-CN"/>
          </w:rPr>
          <w:t>1)</w:t>
        </w:r>
      </w:ins>
      <w:ins w:id="527" w:author="Ataraxia" w:date="2026-09-05T22:54:22Z">
        <w:r>
          <w:rPr>
            <w:rFonts w:hint="eastAsia" w:eastAsia="宋体" w:cs="Times New Roman"/>
            <w:b w:val="0"/>
            <w:bCs w:val="0"/>
            <w:i w:val="0"/>
            <w:iCs w:val="0"/>
            <w:sz w:val="24"/>
            <w:szCs w:val="24"/>
            <w:lang w:val="en-US" w:eastAsia="zh-CN"/>
          </w:rPr>
          <w:t xml:space="preserve"> </w:t>
        </w:r>
      </w:ins>
      <w:ins w:id="528" w:author="Ataraxia" w:date="2026-09-05T22:54:23Z">
        <w:r>
          <w:rPr>
            <w:rFonts w:hint="eastAsia" w:eastAsia="宋体" w:cs="Times New Roman"/>
            <w:b w:val="0"/>
            <w:bCs w:val="0"/>
            <w:i w:val="0"/>
            <w:iCs w:val="0"/>
            <w:sz w:val="24"/>
            <w:szCs w:val="24"/>
            <w:lang w:val="en-US" w:eastAsia="zh-CN"/>
          </w:rPr>
          <w:t xml:space="preserve">A </w:t>
        </w:r>
      </w:ins>
      <w:ins w:id="529" w:author="Ataraxia" w:date="2026-09-05T22:54:24Z">
        <w:r>
          <w:rPr>
            <w:rFonts w:hint="eastAsia" w:eastAsia="宋体" w:cs="Times New Roman"/>
            <w:b w:val="0"/>
            <w:bCs w:val="0"/>
            <w:i w:val="0"/>
            <w:iCs w:val="0"/>
            <w:sz w:val="24"/>
            <w:szCs w:val="24"/>
            <w:lang w:val="en-US" w:eastAsia="zh-CN"/>
          </w:rPr>
          <w:t>full-</w:t>
        </w:r>
      </w:ins>
      <w:ins w:id="530" w:author="Ataraxia" w:date="2026-09-05T22:54:25Z">
        <w:r>
          <w:rPr>
            <w:rFonts w:hint="eastAsia" w:eastAsia="宋体" w:cs="Times New Roman"/>
            <w:b w:val="0"/>
            <w:bCs w:val="0"/>
            <w:i w:val="0"/>
            <w:iCs w:val="0"/>
            <w:sz w:val="24"/>
            <w:szCs w:val="24"/>
            <w:lang w:val="en-US" w:eastAsia="zh-CN"/>
          </w:rPr>
          <w:t>text</w:t>
        </w:r>
      </w:ins>
      <w:ins w:id="531" w:author="Ataraxia" w:date="2026-09-05T22:54:26Z">
        <w:r>
          <w:rPr>
            <w:rFonts w:hint="eastAsia" w:eastAsia="宋体" w:cs="Times New Roman"/>
            <w:b w:val="0"/>
            <w:bCs w:val="0"/>
            <w:i w:val="0"/>
            <w:iCs w:val="0"/>
            <w:sz w:val="24"/>
            <w:szCs w:val="24"/>
            <w:lang w:val="en-US" w:eastAsia="zh-CN"/>
          </w:rPr>
          <w:t>,</w:t>
        </w:r>
      </w:ins>
      <w:ins w:id="532" w:author="Ataraxia" w:date="2026-09-05T22:54:28Z">
        <w:r>
          <w:rPr>
            <w:rFonts w:hint="eastAsia" w:eastAsia="宋体" w:cs="Times New Roman"/>
            <w:b w:val="0"/>
            <w:bCs w:val="0"/>
            <w:i w:val="0"/>
            <w:iCs w:val="0"/>
            <w:sz w:val="24"/>
            <w:szCs w:val="24"/>
            <w:lang w:val="en-US" w:eastAsia="zh-CN"/>
          </w:rPr>
          <w:t xml:space="preserve"> p</w:t>
        </w:r>
      </w:ins>
      <w:ins w:id="533" w:author="Ataraxia" w:date="2026-09-05T22:54:29Z">
        <w:r>
          <w:rPr>
            <w:rFonts w:hint="eastAsia" w:eastAsia="宋体" w:cs="Times New Roman"/>
            <w:b w:val="0"/>
            <w:bCs w:val="0"/>
            <w:i w:val="0"/>
            <w:iCs w:val="0"/>
            <w:sz w:val="24"/>
            <w:szCs w:val="24"/>
            <w:lang w:val="en-US" w:eastAsia="zh-CN"/>
          </w:rPr>
          <w:t>eer-</w:t>
        </w:r>
      </w:ins>
      <w:ins w:id="534" w:author="Ataraxia" w:date="2026-09-05T22:54:31Z">
        <w:r>
          <w:rPr>
            <w:rFonts w:hint="eastAsia" w:eastAsia="宋体" w:cs="Times New Roman"/>
            <w:b w:val="0"/>
            <w:bCs w:val="0"/>
            <w:i w:val="0"/>
            <w:iCs w:val="0"/>
            <w:sz w:val="24"/>
            <w:szCs w:val="24"/>
            <w:lang w:val="en-US" w:eastAsia="zh-CN"/>
          </w:rPr>
          <w:t>review</w:t>
        </w:r>
      </w:ins>
      <w:ins w:id="535" w:author="Ataraxia" w:date="2026-09-05T22:54:32Z">
        <w:r>
          <w:rPr>
            <w:rFonts w:hint="eastAsia" w:eastAsia="宋体" w:cs="Times New Roman"/>
            <w:b w:val="0"/>
            <w:bCs w:val="0"/>
            <w:i w:val="0"/>
            <w:iCs w:val="0"/>
            <w:sz w:val="24"/>
            <w:szCs w:val="24"/>
            <w:lang w:val="en-US" w:eastAsia="zh-CN"/>
          </w:rPr>
          <w:t xml:space="preserve">ed </w:t>
        </w:r>
      </w:ins>
      <w:ins w:id="536" w:author="Ataraxia" w:date="2026-09-05T22:54:33Z">
        <w:r>
          <w:rPr>
            <w:rFonts w:hint="eastAsia" w:eastAsia="宋体" w:cs="Times New Roman"/>
            <w:b w:val="0"/>
            <w:bCs w:val="0"/>
            <w:i w:val="0"/>
            <w:iCs w:val="0"/>
            <w:sz w:val="24"/>
            <w:szCs w:val="24"/>
            <w:lang w:val="en-US" w:eastAsia="zh-CN"/>
          </w:rPr>
          <w:t>stu</w:t>
        </w:r>
      </w:ins>
      <w:ins w:id="537" w:author="Ataraxia" w:date="2026-09-05T22:54:34Z">
        <w:r>
          <w:rPr>
            <w:rFonts w:hint="eastAsia" w:eastAsia="宋体" w:cs="Times New Roman"/>
            <w:b w:val="0"/>
            <w:bCs w:val="0"/>
            <w:i w:val="0"/>
            <w:iCs w:val="0"/>
            <w:sz w:val="24"/>
            <w:szCs w:val="24"/>
            <w:lang w:val="en-US" w:eastAsia="zh-CN"/>
          </w:rPr>
          <w:t>dy pu</w:t>
        </w:r>
      </w:ins>
      <w:ins w:id="538" w:author="Ataraxia" w:date="2026-09-05T22:54:36Z">
        <w:r>
          <w:rPr>
            <w:rFonts w:hint="eastAsia" w:eastAsia="宋体" w:cs="Times New Roman"/>
            <w:b w:val="0"/>
            <w:bCs w:val="0"/>
            <w:i w:val="0"/>
            <w:iCs w:val="0"/>
            <w:sz w:val="24"/>
            <w:szCs w:val="24"/>
            <w:lang w:val="en-US" w:eastAsia="zh-CN"/>
          </w:rPr>
          <w:t>bl</w:t>
        </w:r>
      </w:ins>
      <w:ins w:id="539" w:author="Ataraxia" w:date="2026-09-05T22:54:37Z">
        <w:r>
          <w:rPr>
            <w:rFonts w:hint="eastAsia" w:eastAsia="宋体" w:cs="Times New Roman"/>
            <w:b w:val="0"/>
            <w:bCs w:val="0"/>
            <w:i w:val="0"/>
            <w:iCs w:val="0"/>
            <w:sz w:val="24"/>
            <w:szCs w:val="24"/>
            <w:lang w:val="en-US" w:eastAsia="zh-CN"/>
          </w:rPr>
          <w:t>ished i</w:t>
        </w:r>
      </w:ins>
      <w:ins w:id="540" w:author="Ataraxia" w:date="2026-09-05T22:54:38Z">
        <w:r>
          <w:rPr>
            <w:rFonts w:hint="eastAsia" w:eastAsia="宋体" w:cs="Times New Roman"/>
            <w:b w:val="0"/>
            <w:bCs w:val="0"/>
            <w:i w:val="0"/>
            <w:iCs w:val="0"/>
            <w:sz w:val="24"/>
            <w:szCs w:val="24"/>
            <w:lang w:val="en-US" w:eastAsia="zh-CN"/>
          </w:rPr>
          <w:t>n E</w:t>
        </w:r>
      </w:ins>
      <w:ins w:id="541" w:author="Ataraxia" w:date="2026-09-05T22:54:39Z">
        <w:r>
          <w:rPr>
            <w:rFonts w:hint="eastAsia" w:eastAsia="宋体" w:cs="Times New Roman"/>
            <w:b w:val="0"/>
            <w:bCs w:val="0"/>
            <w:i w:val="0"/>
            <w:iCs w:val="0"/>
            <w:sz w:val="24"/>
            <w:szCs w:val="24"/>
            <w:lang w:val="en-US" w:eastAsia="zh-CN"/>
          </w:rPr>
          <w:t>nglis</w:t>
        </w:r>
      </w:ins>
      <w:ins w:id="542" w:author="Ataraxia" w:date="2026-09-05T22:54:40Z">
        <w:r>
          <w:rPr>
            <w:rFonts w:hint="eastAsia" w:eastAsia="宋体" w:cs="Times New Roman"/>
            <w:b w:val="0"/>
            <w:bCs w:val="0"/>
            <w:i w:val="0"/>
            <w:iCs w:val="0"/>
            <w:sz w:val="24"/>
            <w:szCs w:val="24"/>
            <w:lang w:val="en-US" w:eastAsia="zh-CN"/>
          </w:rPr>
          <w:t>h th</w:t>
        </w:r>
      </w:ins>
      <w:ins w:id="543" w:author="Ataraxia" w:date="2026-09-05T22:54:41Z">
        <w:r>
          <w:rPr>
            <w:rFonts w:hint="eastAsia" w:eastAsia="宋体" w:cs="Times New Roman"/>
            <w:b w:val="0"/>
            <w:bCs w:val="0"/>
            <w:i w:val="0"/>
            <w:iCs w:val="0"/>
            <w:sz w:val="24"/>
            <w:szCs w:val="24"/>
            <w:lang w:val="en-US" w:eastAsia="zh-CN"/>
          </w:rPr>
          <w:t>at</w:t>
        </w:r>
      </w:ins>
      <w:ins w:id="544" w:author="Ataraxia" w:date="2026-09-05T22:55:25Z">
        <w:r>
          <w:rPr>
            <w:rFonts w:hint="eastAsia" w:eastAsia="宋体" w:cs="Times New Roman"/>
            <w:b w:val="0"/>
            <w:bCs w:val="0"/>
            <w:i w:val="0"/>
            <w:iCs w:val="0"/>
            <w:sz w:val="24"/>
            <w:szCs w:val="24"/>
            <w:lang w:val="en-US" w:eastAsia="zh-CN"/>
          </w:rPr>
          <w:t xml:space="preserve"> </w:t>
        </w:r>
      </w:ins>
      <w:ins w:id="545" w:author="Ataraxia" w:date="2026-09-05T22:55:40Z">
        <w:r>
          <w:rPr>
            <w:rFonts w:hint="eastAsia" w:eastAsia="宋体" w:cs="Times New Roman"/>
            <w:b w:val="0"/>
            <w:bCs w:val="0"/>
            <w:i w:val="0"/>
            <w:iCs w:val="0"/>
            <w:sz w:val="24"/>
            <w:szCs w:val="24"/>
            <w:lang w:val="en-US" w:eastAsia="zh-CN"/>
          </w:rPr>
          <w:t>in</w:t>
        </w:r>
      </w:ins>
      <w:ins w:id="546" w:author="Ataraxia" w:date="2026-09-05T22:55:41Z">
        <w:r>
          <w:rPr>
            <w:rFonts w:hint="eastAsia" w:eastAsia="宋体" w:cs="Times New Roman"/>
            <w:b w:val="0"/>
            <w:bCs w:val="0"/>
            <w:i w:val="0"/>
            <w:iCs w:val="0"/>
            <w:sz w:val="24"/>
            <w:szCs w:val="24"/>
            <w:lang w:val="en-US" w:eastAsia="zh-CN"/>
          </w:rPr>
          <w:t>ve</w:t>
        </w:r>
      </w:ins>
      <w:ins w:id="547" w:author="Ataraxia" w:date="2026-09-05T22:55:42Z">
        <w:r>
          <w:rPr>
            <w:rFonts w:hint="eastAsia" w:eastAsia="宋体" w:cs="Times New Roman"/>
            <w:b w:val="0"/>
            <w:bCs w:val="0"/>
            <w:i w:val="0"/>
            <w:iCs w:val="0"/>
            <w:sz w:val="24"/>
            <w:szCs w:val="24"/>
            <w:lang w:val="en-US" w:eastAsia="zh-CN"/>
          </w:rPr>
          <w:t>st</w:t>
        </w:r>
      </w:ins>
      <w:ins w:id="548" w:author="Ataraxia" w:date="2026-09-05T22:55:43Z">
        <w:r>
          <w:rPr>
            <w:rFonts w:hint="eastAsia" w:eastAsia="宋体" w:cs="Times New Roman"/>
            <w:b w:val="0"/>
            <w:bCs w:val="0"/>
            <w:i w:val="0"/>
            <w:iCs w:val="0"/>
            <w:sz w:val="24"/>
            <w:szCs w:val="24"/>
            <w:lang w:val="en-US" w:eastAsia="zh-CN"/>
          </w:rPr>
          <w:t>igate</w:t>
        </w:r>
      </w:ins>
      <w:ins w:id="549" w:author="Ataraxia" w:date="2026-09-05T22:55:44Z">
        <w:r>
          <w:rPr>
            <w:rFonts w:hint="eastAsia" w:eastAsia="宋体" w:cs="Times New Roman"/>
            <w:b w:val="0"/>
            <w:bCs w:val="0"/>
            <w:i w:val="0"/>
            <w:iCs w:val="0"/>
            <w:sz w:val="24"/>
            <w:szCs w:val="24"/>
            <w:lang w:val="en-US" w:eastAsia="zh-CN"/>
          </w:rPr>
          <w:t xml:space="preserve">d the </w:t>
        </w:r>
      </w:ins>
      <w:ins w:id="550" w:author="Ataraxia" w:date="2026-09-05T22:55:45Z">
        <w:r>
          <w:rPr>
            <w:rFonts w:hint="eastAsia" w:eastAsia="宋体" w:cs="Times New Roman"/>
            <w:b w:val="0"/>
            <w:bCs w:val="0"/>
            <w:i w:val="0"/>
            <w:iCs w:val="0"/>
            <w:sz w:val="24"/>
            <w:szCs w:val="24"/>
            <w:lang w:val="en-US" w:eastAsia="zh-CN"/>
          </w:rPr>
          <w:t>effect</w:t>
        </w:r>
      </w:ins>
      <w:ins w:id="551" w:author="Ataraxia" w:date="2026-09-05T22:55:46Z">
        <w:r>
          <w:rPr>
            <w:rFonts w:hint="eastAsia" w:eastAsia="宋体" w:cs="Times New Roman"/>
            <w:b w:val="0"/>
            <w:bCs w:val="0"/>
            <w:i w:val="0"/>
            <w:iCs w:val="0"/>
            <w:sz w:val="24"/>
            <w:szCs w:val="24"/>
            <w:lang w:val="en-US" w:eastAsia="zh-CN"/>
          </w:rPr>
          <w:t xml:space="preserve">s of </w:t>
        </w:r>
      </w:ins>
      <w:ins w:id="552" w:author="Ataraxia" w:date="2026-09-05T22:55:47Z">
        <w:r>
          <w:rPr>
            <w:rFonts w:hint="eastAsia" w:eastAsia="宋体" w:cs="Times New Roman"/>
            <w:b w:val="0"/>
            <w:bCs w:val="0"/>
            <w:i w:val="0"/>
            <w:iCs w:val="0"/>
            <w:sz w:val="24"/>
            <w:szCs w:val="24"/>
            <w:lang w:val="en-US" w:eastAsia="zh-CN"/>
          </w:rPr>
          <w:t>at le</w:t>
        </w:r>
      </w:ins>
      <w:ins w:id="553" w:author="Ataraxia" w:date="2026-09-05T22:55:48Z">
        <w:r>
          <w:rPr>
            <w:rFonts w:hint="eastAsia" w:eastAsia="宋体" w:cs="Times New Roman"/>
            <w:b w:val="0"/>
            <w:bCs w:val="0"/>
            <w:i w:val="0"/>
            <w:iCs w:val="0"/>
            <w:sz w:val="24"/>
            <w:szCs w:val="24"/>
            <w:lang w:val="en-US" w:eastAsia="zh-CN"/>
          </w:rPr>
          <w:t>as</w:t>
        </w:r>
      </w:ins>
      <w:ins w:id="554" w:author="Ataraxia" w:date="2026-09-05T22:55:49Z">
        <w:r>
          <w:rPr>
            <w:rFonts w:hint="eastAsia" w:eastAsia="宋体" w:cs="Times New Roman"/>
            <w:b w:val="0"/>
            <w:bCs w:val="0"/>
            <w:i w:val="0"/>
            <w:iCs w:val="0"/>
            <w:sz w:val="24"/>
            <w:szCs w:val="24"/>
            <w:lang w:val="en-US" w:eastAsia="zh-CN"/>
          </w:rPr>
          <w:t>t one t</w:t>
        </w:r>
      </w:ins>
      <w:ins w:id="555" w:author="Ataraxia" w:date="2026-09-05T22:55:50Z">
        <w:r>
          <w:rPr>
            <w:rFonts w:hint="eastAsia" w:eastAsia="宋体" w:cs="Times New Roman"/>
            <w:b w:val="0"/>
            <w:bCs w:val="0"/>
            <w:i w:val="0"/>
            <w:iCs w:val="0"/>
            <w:sz w:val="24"/>
            <w:szCs w:val="24"/>
            <w:lang w:val="en-US" w:eastAsia="zh-CN"/>
          </w:rPr>
          <w:t>ype of</w:t>
        </w:r>
      </w:ins>
      <w:ins w:id="556" w:author="Ataraxia" w:date="2026-09-05T22:55:53Z">
        <w:r>
          <w:rPr>
            <w:rFonts w:hint="eastAsia" w:eastAsia="宋体" w:cs="Times New Roman"/>
            <w:b w:val="0"/>
            <w:bCs w:val="0"/>
            <w:i w:val="0"/>
            <w:iCs w:val="0"/>
            <w:sz w:val="24"/>
            <w:szCs w:val="24"/>
            <w:lang w:val="en-US" w:eastAsia="zh-CN"/>
          </w:rPr>
          <w:t xml:space="preserve"> ex</w:t>
        </w:r>
      </w:ins>
      <w:ins w:id="557" w:author="Ataraxia" w:date="2026-09-05T22:55:54Z">
        <w:r>
          <w:rPr>
            <w:rFonts w:hint="eastAsia" w:eastAsia="宋体" w:cs="Times New Roman"/>
            <w:b w:val="0"/>
            <w:bCs w:val="0"/>
            <w:i w:val="0"/>
            <w:iCs w:val="0"/>
            <w:sz w:val="24"/>
            <w:szCs w:val="24"/>
            <w:lang w:val="en-US" w:eastAsia="zh-CN"/>
          </w:rPr>
          <w:t>ercise</w:t>
        </w:r>
      </w:ins>
      <w:ins w:id="558" w:author="Ataraxia" w:date="2026-09-05T22:55:55Z">
        <w:r>
          <w:rPr>
            <w:rFonts w:hint="eastAsia" w:eastAsia="宋体" w:cs="Times New Roman"/>
            <w:b w:val="0"/>
            <w:bCs w:val="0"/>
            <w:i w:val="0"/>
            <w:iCs w:val="0"/>
            <w:sz w:val="24"/>
            <w:szCs w:val="24"/>
            <w:lang w:val="en-US" w:eastAsia="zh-CN"/>
          </w:rPr>
          <w:t xml:space="preserve"> </w:t>
        </w:r>
      </w:ins>
      <w:ins w:id="559" w:author="Ataraxia" w:date="2026-09-05T22:55:56Z">
        <w:r>
          <w:rPr>
            <w:rFonts w:hint="eastAsia" w:eastAsia="宋体" w:cs="Times New Roman"/>
            <w:b w:val="0"/>
            <w:bCs w:val="0"/>
            <w:i w:val="0"/>
            <w:iCs w:val="0"/>
            <w:sz w:val="24"/>
            <w:szCs w:val="24"/>
            <w:lang w:val="en-US" w:eastAsia="zh-CN"/>
          </w:rPr>
          <w:t>i</w:t>
        </w:r>
      </w:ins>
      <w:ins w:id="560" w:author="Ataraxia" w:date="2026-09-05T22:55:57Z">
        <w:r>
          <w:rPr>
            <w:rFonts w:hint="eastAsia" w:eastAsia="宋体" w:cs="Times New Roman"/>
            <w:b w:val="0"/>
            <w:bCs w:val="0"/>
            <w:i w:val="0"/>
            <w:iCs w:val="0"/>
            <w:sz w:val="24"/>
            <w:szCs w:val="24"/>
            <w:lang w:val="en-US" w:eastAsia="zh-CN"/>
          </w:rPr>
          <w:t>nter</w:t>
        </w:r>
      </w:ins>
      <w:ins w:id="561" w:author="Ataraxia" w:date="2026-09-05T22:55:58Z">
        <w:r>
          <w:rPr>
            <w:rFonts w:hint="eastAsia" w:eastAsia="宋体" w:cs="Times New Roman"/>
            <w:b w:val="0"/>
            <w:bCs w:val="0"/>
            <w:i w:val="0"/>
            <w:iCs w:val="0"/>
            <w:sz w:val="24"/>
            <w:szCs w:val="24"/>
            <w:lang w:val="en-US" w:eastAsia="zh-CN"/>
          </w:rPr>
          <w:t>vent</w:t>
        </w:r>
      </w:ins>
      <w:ins w:id="562" w:author="Ataraxia" w:date="2026-09-05T22:55:59Z">
        <w:r>
          <w:rPr>
            <w:rFonts w:hint="eastAsia" w:eastAsia="宋体" w:cs="Times New Roman"/>
            <w:b w:val="0"/>
            <w:bCs w:val="0"/>
            <w:i w:val="0"/>
            <w:iCs w:val="0"/>
            <w:sz w:val="24"/>
            <w:szCs w:val="24"/>
            <w:lang w:val="en-US" w:eastAsia="zh-CN"/>
          </w:rPr>
          <w:t xml:space="preserve">ion on </w:t>
        </w:r>
      </w:ins>
      <w:ins w:id="563" w:author="Ataraxia" w:date="2026-09-05T22:56:00Z">
        <w:r>
          <w:rPr>
            <w:rFonts w:hint="eastAsia" w:eastAsia="宋体" w:cs="Times New Roman"/>
            <w:b w:val="0"/>
            <w:bCs w:val="0"/>
            <w:i w:val="0"/>
            <w:iCs w:val="0"/>
            <w:sz w:val="24"/>
            <w:szCs w:val="24"/>
            <w:lang w:val="en-US" w:eastAsia="zh-CN"/>
          </w:rPr>
          <w:t>SPA</w:t>
        </w:r>
      </w:ins>
      <w:ins w:id="564" w:author="Ataraxia" w:date="2026-09-05T22:56:52Z">
        <w:r>
          <w:rPr>
            <w:rFonts w:hint="eastAsia" w:eastAsia="宋体" w:cs="Times New Roman"/>
            <w:b w:val="0"/>
            <w:bCs w:val="0"/>
            <w:i w:val="0"/>
            <w:iCs w:val="0"/>
            <w:sz w:val="24"/>
            <w:szCs w:val="24"/>
            <w:lang w:val="en-US" w:eastAsia="zh-CN"/>
          </w:rPr>
          <w:t>;</w:t>
        </w:r>
      </w:ins>
      <w:ins w:id="565" w:author="Ataraxia" w:date="2026-09-05T22:56:53Z">
        <w:r>
          <w:rPr>
            <w:rFonts w:hint="eastAsia" w:eastAsia="宋体" w:cs="Times New Roman"/>
            <w:b w:val="0"/>
            <w:bCs w:val="0"/>
            <w:i w:val="0"/>
            <w:iCs w:val="0"/>
            <w:sz w:val="24"/>
            <w:szCs w:val="24"/>
            <w:lang w:val="en-US" w:eastAsia="zh-CN"/>
          </w:rPr>
          <w:t xml:space="preserve"> </w:t>
        </w:r>
      </w:ins>
      <w:ins w:id="566" w:author="Ataraxia" w:date="2026-09-05T22:56:54Z">
        <w:r>
          <w:rPr>
            <w:rFonts w:hint="eastAsia" w:eastAsia="宋体" w:cs="Times New Roman"/>
            <w:b w:val="0"/>
            <w:bCs w:val="0"/>
            <w:i w:val="0"/>
            <w:iCs w:val="0"/>
            <w:sz w:val="24"/>
            <w:szCs w:val="24"/>
            <w:lang w:val="en-US" w:eastAsia="zh-CN"/>
          </w:rPr>
          <w:t>(2)</w:t>
        </w:r>
      </w:ins>
      <w:ins w:id="567" w:author="Ataraxia" w:date="2026-09-05T22:56:55Z">
        <w:r>
          <w:rPr>
            <w:rFonts w:hint="eastAsia" w:eastAsia="宋体" w:cs="Times New Roman"/>
            <w:b w:val="0"/>
            <w:bCs w:val="0"/>
            <w:i w:val="0"/>
            <w:iCs w:val="0"/>
            <w:sz w:val="24"/>
            <w:szCs w:val="24"/>
            <w:lang w:val="en-US" w:eastAsia="zh-CN"/>
          </w:rPr>
          <w:t xml:space="preserve"> </w:t>
        </w:r>
      </w:ins>
      <w:ins w:id="568" w:author="Ataraxia" w:date="2026-09-05T22:56:56Z">
        <w:r>
          <w:rPr>
            <w:rFonts w:hint="eastAsia" w:eastAsia="宋体" w:cs="Times New Roman"/>
            <w:b w:val="0"/>
            <w:bCs w:val="0"/>
            <w:i w:val="0"/>
            <w:iCs w:val="0"/>
            <w:sz w:val="24"/>
            <w:szCs w:val="24"/>
            <w:lang w:val="en-US" w:eastAsia="zh-CN"/>
          </w:rPr>
          <w:t>Onl</w:t>
        </w:r>
      </w:ins>
      <w:ins w:id="569" w:author="Ataraxia" w:date="2026-09-05T22:56:57Z">
        <w:r>
          <w:rPr>
            <w:rFonts w:hint="eastAsia" w:eastAsia="宋体" w:cs="Times New Roman"/>
            <w:b w:val="0"/>
            <w:bCs w:val="0"/>
            <w:i w:val="0"/>
            <w:iCs w:val="0"/>
            <w:sz w:val="24"/>
            <w:szCs w:val="24"/>
            <w:lang w:val="en-US" w:eastAsia="zh-CN"/>
          </w:rPr>
          <w:t>y pl</w:t>
        </w:r>
      </w:ins>
      <w:ins w:id="570" w:author="Ataraxia" w:date="2026-09-05T22:56:58Z">
        <w:r>
          <w:rPr>
            <w:rFonts w:hint="eastAsia" w:eastAsia="宋体" w:cs="Times New Roman"/>
            <w:b w:val="0"/>
            <w:bCs w:val="0"/>
            <w:i w:val="0"/>
            <w:iCs w:val="0"/>
            <w:sz w:val="24"/>
            <w:szCs w:val="24"/>
            <w:lang w:val="en-US" w:eastAsia="zh-CN"/>
          </w:rPr>
          <w:t>anned</w:t>
        </w:r>
      </w:ins>
      <w:ins w:id="571" w:author="Ataraxia" w:date="2026-09-05T22:56:59Z">
        <w:r>
          <w:rPr>
            <w:rFonts w:hint="eastAsia" w:eastAsia="宋体" w:cs="Times New Roman"/>
            <w:b w:val="0"/>
            <w:bCs w:val="0"/>
            <w:i w:val="0"/>
            <w:iCs w:val="0"/>
            <w:sz w:val="24"/>
            <w:szCs w:val="24"/>
            <w:lang w:val="en-US" w:eastAsia="zh-CN"/>
          </w:rPr>
          <w:t xml:space="preserve"> </w:t>
        </w:r>
      </w:ins>
      <w:ins w:id="572" w:author="Ataraxia" w:date="2026-09-05T22:57:00Z">
        <w:r>
          <w:rPr>
            <w:rFonts w:hint="eastAsia" w:eastAsia="宋体" w:cs="Times New Roman"/>
            <w:b w:val="0"/>
            <w:bCs w:val="0"/>
            <w:i w:val="0"/>
            <w:iCs w:val="0"/>
            <w:sz w:val="24"/>
            <w:szCs w:val="24"/>
            <w:lang w:val="en-US" w:eastAsia="zh-CN"/>
          </w:rPr>
          <w:t xml:space="preserve">and </w:t>
        </w:r>
      </w:ins>
      <w:ins w:id="573" w:author="Ataraxia" w:date="2026-09-05T22:57:01Z">
        <w:r>
          <w:rPr>
            <w:rFonts w:hint="eastAsia" w:eastAsia="宋体" w:cs="Times New Roman"/>
            <w:b w:val="0"/>
            <w:bCs w:val="0"/>
            <w:i w:val="0"/>
            <w:iCs w:val="0"/>
            <w:sz w:val="24"/>
            <w:szCs w:val="24"/>
            <w:lang w:val="en-US" w:eastAsia="zh-CN"/>
          </w:rPr>
          <w:t>or</w:t>
        </w:r>
      </w:ins>
      <w:ins w:id="574" w:author="Ataraxia" w:date="2026-09-05T22:57:02Z">
        <w:r>
          <w:rPr>
            <w:rFonts w:hint="eastAsia" w:eastAsia="宋体" w:cs="Times New Roman"/>
            <w:b w:val="0"/>
            <w:bCs w:val="0"/>
            <w:i w:val="0"/>
            <w:iCs w:val="0"/>
            <w:sz w:val="24"/>
            <w:szCs w:val="24"/>
            <w:lang w:val="en-US" w:eastAsia="zh-CN"/>
          </w:rPr>
          <w:t>ga</w:t>
        </w:r>
      </w:ins>
      <w:ins w:id="575" w:author="Ataraxia" w:date="2026-09-05T22:57:03Z">
        <w:r>
          <w:rPr>
            <w:rFonts w:hint="eastAsia" w:eastAsia="宋体" w:cs="Times New Roman"/>
            <w:b w:val="0"/>
            <w:bCs w:val="0"/>
            <w:i w:val="0"/>
            <w:iCs w:val="0"/>
            <w:sz w:val="24"/>
            <w:szCs w:val="24"/>
            <w:lang w:val="en-US" w:eastAsia="zh-CN"/>
          </w:rPr>
          <w:t>nized</w:t>
        </w:r>
      </w:ins>
      <w:ins w:id="576" w:author="Ataraxia" w:date="2026-09-05T22:57:04Z">
        <w:r>
          <w:rPr>
            <w:rFonts w:hint="eastAsia" w:eastAsia="宋体" w:cs="Times New Roman"/>
            <w:b w:val="0"/>
            <w:bCs w:val="0"/>
            <w:i w:val="0"/>
            <w:iCs w:val="0"/>
            <w:sz w:val="24"/>
            <w:szCs w:val="24"/>
            <w:lang w:val="en-US" w:eastAsia="zh-CN"/>
          </w:rPr>
          <w:t xml:space="preserve"> </w:t>
        </w:r>
      </w:ins>
      <w:ins w:id="577" w:author="Ataraxia" w:date="2026-09-05T22:57:05Z">
        <w:r>
          <w:rPr>
            <w:rFonts w:hint="eastAsia" w:eastAsia="宋体" w:cs="Times New Roman"/>
            <w:b w:val="0"/>
            <w:bCs w:val="0"/>
            <w:i w:val="0"/>
            <w:iCs w:val="0"/>
            <w:sz w:val="24"/>
            <w:szCs w:val="24"/>
            <w:lang w:val="en-US" w:eastAsia="zh-CN"/>
          </w:rPr>
          <w:t>exerc</w:t>
        </w:r>
      </w:ins>
      <w:ins w:id="578" w:author="Ataraxia" w:date="2026-09-05T22:57:06Z">
        <w:r>
          <w:rPr>
            <w:rFonts w:hint="eastAsia" w:eastAsia="宋体" w:cs="Times New Roman"/>
            <w:b w:val="0"/>
            <w:bCs w:val="0"/>
            <w:i w:val="0"/>
            <w:iCs w:val="0"/>
            <w:sz w:val="24"/>
            <w:szCs w:val="24"/>
            <w:lang w:val="en-US" w:eastAsia="zh-CN"/>
          </w:rPr>
          <w:t xml:space="preserve">ise </w:t>
        </w:r>
      </w:ins>
      <w:ins w:id="579" w:author="Ataraxia" w:date="2026-09-05T22:57:07Z">
        <w:r>
          <w:rPr>
            <w:rFonts w:hint="eastAsia" w:eastAsia="宋体" w:cs="Times New Roman"/>
            <w:b w:val="0"/>
            <w:bCs w:val="0"/>
            <w:i w:val="0"/>
            <w:iCs w:val="0"/>
            <w:sz w:val="24"/>
            <w:szCs w:val="24"/>
            <w:lang w:val="en-US" w:eastAsia="zh-CN"/>
          </w:rPr>
          <w:t>int</w:t>
        </w:r>
      </w:ins>
      <w:ins w:id="580" w:author="Ataraxia" w:date="2026-09-05T22:57:10Z">
        <w:r>
          <w:rPr>
            <w:rFonts w:hint="eastAsia" w:eastAsia="宋体" w:cs="Times New Roman"/>
            <w:b w:val="0"/>
            <w:bCs w:val="0"/>
            <w:i w:val="0"/>
            <w:iCs w:val="0"/>
            <w:sz w:val="24"/>
            <w:szCs w:val="24"/>
            <w:lang w:val="en-US" w:eastAsia="zh-CN"/>
          </w:rPr>
          <w:t>er</w:t>
        </w:r>
      </w:ins>
      <w:ins w:id="581" w:author="Ataraxia" w:date="2026-09-05T22:57:11Z">
        <w:r>
          <w:rPr>
            <w:rFonts w:hint="eastAsia" w:eastAsia="宋体" w:cs="Times New Roman"/>
            <w:b w:val="0"/>
            <w:bCs w:val="0"/>
            <w:i w:val="0"/>
            <w:iCs w:val="0"/>
            <w:sz w:val="24"/>
            <w:szCs w:val="24"/>
            <w:lang w:val="en-US" w:eastAsia="zh-CN"/>
          </w:rPr>
          <w:t>vent</w:t>
        </w:r>
      </w:ins>
      <w:ins w:id="582" w:author="Ataraxia" w:date="2026-09-05T22:57:12Z">
        <w:r>
          <w:rPr>
            <w:rFonts w:hint="eastAsia" w:eastAsia="宋体" w:cs="Times New Roman"/>
            <w:b w:val="0"/>
            <w:bCs w:val="0"/>
            <w:i w:val="0"/>
            <w:iCs w:val="0"/>
            <w:sz w:val="24"/>
            <w:szCs w:val="24"/>
            <w:lang w:val="en-US" w:eastAsia="zh-CN"/>
          </w:rPr>
          <w:t>ion;</w:t>
        </w:r>
      </w:ins>
      <w:ins w:id="583" w:author="Ataraxia" w:date="2026-09-05T22:57:14Z">
        <w:r>
          <w:rPr>
            <w:rFonts w:hint="eastAsia" w:eastAsia="宋体" w:cs="Times New Roman"/>
            <w:b w:val="0"/>
            <w:bCs w:val="0"/>
            <w:i w:val="0"/>
            <w:iCs w:val="0"/>
            <w:sz w:val="24"/>
            <w:szCs w:val="24"/>
            <w:lang w:val="en-US" w:eastAsia="zh-CN"/>
          </w:rPr>
          <w:t xml:space="preserve"> </w:t>
        </w:r>
      </w:ins>
      <w:ins w:id="584" w:author="Ataraxia" w:date="2026-09-05T22:57:15Z">
        <w:r>
          <w:rPr>
            <w:rFonts w:hint="eastAsia" w:eastAsia="宋体" w:cs="Times New Roman"/>
            <w:b w:val="0"/>
            <w:bCs w:val="0"/>
            <w:i w:val="0"/>
            <w:iCs w:val="0"/>
            <w:sz w:val="24"/>
            <w:szCs w:val="24"/>
            <w:lang w:val="en-US" w:eastAsia="zh-CN"/>
          </w:rPr>
          <w:t>(3</w:t>
        </w:r>
      </w:ins>
      <w:ins w:id="585" w:author="Ataraxia" w:date="2026-09-05T22:57:16Z">
        <w:r>
          <w:rPr>
            <w:rFonts w:hint="eastAsia" w:eastAsia="宋体" w:cs="Times New Roman"/>
            <w:b w:val="0"/>
            <w:bCs w:val="0"/>
            <w:i w:val="0"/>
            <w:iCs w:val="0"/>
            <w:sz w:val="24"/>
            <w:szCs w:val="24"/>
            <w:lang w:val="en-US" w:eastAsia="zh-CN"/>
          </w:rPr>
          <w:t xml:space="preserve">) </w:t>
        </w:r>
      </w:ins>
      <w:ins w:id="586" w:author="Ataraxia" w:date="2026-09-05T22:57:17Z">
        <w:r>
          <w:rPr>
            <w:rFonts w:hint="eastAsia" w:eastAsia="宋体" w:cs="Times New Roman"/>
            <w:b w:val="0"/>
            <w:bCs w:val="0"/>
            <w:i w:val="0"/>
            <w:iCs w:val="0"/>
            <w:sz w:val="24"/>
            <w:szCs w:val="24"/>
            <w:lang w:val="en-US" w:eastAsia="zh-CN"/>
          </w:rPr>
          <w:t>Stu</w:t>
        </w:r>
      </w:ins>
      <w:ins w:id="587" w:author="Ataraxia" w:date="2026-09-05T22:57:18Z">
        <w:r>
          <w:rPr>
            <w:rFonts w:hint="eastAsia" w:eastAsia="宋体" w:cs="Times New Roman"/>
            <w:b w:val="0"/>
            <w:bCs w:val="0"/>
            <w:i w:val="0"/>
            <w:iCs w:val="0"/>
            <w:sz w:val="24"/>
            <w:szCs w:val="24"/>
            <w:lang w:val="en-US" w:eastAsia="zh-CN"/>
          </w:rPr>
          <w:t>die</w:t>
        </w:r>
      </w:ins>
      <w:ins w:id="588" w:author="Ataraxia" w:date="2026-09-05T22:57:19Z">
        <w:r>
          <w:rPr>
            <w:rFonts w:hint="eastAsia" w:eastAsia="宋体" w:cs="Times New Roman"/>
            <w:b w:val="0"/>
            <w:bCs w:val="0"/>
            <w:i w:val="0"/>
            <w:iCs w:val="0"/>
            <w:sz w:val="24"/>
            <w:szCs w:val="24"/>
            <w:lang w:val="en-US" w:eastAsia="zh-CN"/>
          </w:rPr>
          <w:t>s th</w:t>
        </w:r>
      </w:ins>
      <w:ins w:id="589" w:author="Ataraxia" w:date="2026-09-05T22:57:20Z">
        <w:r>
          <w:rPr>
            <w:rFonts w:hint="eastAsia" w:eastAsia="宋体" w:cs="Times New Roman"/>
            <w:b w:val="0"/>
            <w:bCs w:val="0"/>
            <w:i w:val="0"/>
            <w:iCs w:val="0"/>
            <w:sz w:val="24"/>
            <w:szCs w:val="24"/>
            <w:lang w:val="en-US" w:eastAsia="zh-CN"/>
          </w:rPr>
          <w:t>at as</w:t>
        </w:r>
      </w:ins>
      <w:ins w:id="590" w:author="Ataraxia" w:date="2026-09-05T22:57:21Z">
        <w:r>
          <w:rPr>
            <w:rFonts w:hint="eastAsia" w:eastAsia="宋体" w:cs="Times New Roman"/>
            <w:b w:val="0"/>
            <w:bCs w:val="0"/>
            <w:i w:val="0"/>
            <w:iCs w:val="0"/>
            <w:sz w:val="24"/>
            <w:szCs w:val="24"/>
            <w:lang w:val="en-US" w:eastAsia="zh-CN"/>
          </w:rPr>
          <w:t>sesse</w:t>
        </w:r>
      </w:ins>
      <w:ins w:id="591" w:author="Ataraxia" w:date="2026-09-05T22:57:22Z">
        <w:r>
          <w:rPr>
            <w:rFonts w:hint="eastAsia" w:eastAsia="宋体" w:cs="Times New Roman"/>
            <w:b w:val="0"/>
            <w:bCs w:val="0"/>
            <w:i w:val="0"/>
            <w:iCs w:val="0"/>
            <w:sz w:val="24"/>
            <w:szCs w:val="24"/>
            <w:lang w:val="en-US" w:eastAsia="zh-CN"/>
          </w:rPr>
          <w:t xml:space="preserve">d </w:t>
        </w:r>
      </w:ins>
      <w:ins w:id="592" w:author="Ataraxia" w:date="2026-09-05T22:57:24Z">
        <w:r>
          <w:rPr>
            <w:rFonts w:hint="eastAsia" w:eastAsia="宋体" w:cs="Times New Roman"/>
            <w:b w:val="0"/>
            <w:bCs w:val="0"/>
            <w:i w:val="0"/>
            <w:iCs w:val="0"/>
            <w:sz w:val="24"/>
            <w:szCs w:val="24"/>
            <w:lang w:val="en-US" w:eastAsia="zh-CN"/>
          </w:rPr>
          <w:t>at</w:t>
        </w:r>
      </w:ins>
      <w:ins w:id="593" w:author="Ataraxia" w:date="2026-09-05T22:57:25Z">
        <w:r>
          <w:rPr>
            <w:rFonts w:hint="eastAsia" w:eastAsia="宋体" w:cs="Times New Roman"/>
            <w:b w:val="0"/>
            <w:bCs w:val="0"/>
            <w:i w:val="0"/>
            <w:iCs w:val="0"/>
            <w:sz w:val="24"/>
            <w:szCs w:val="24"/>
            <w:lang w:val="en-US" w:eastAsia="zh-CN"/>
          </w:rPr>
          <w:t xml:space="preserve"> leas</w:t>
        </w:r>
      </w:ins>
      <w:ins w:id="594" w:author="Ataraxia" w:date="2026-09-05T22:57:26Z">
        <w:r>
          <w:rPr>
            <w:rFonts w:hint="eastAsia" w:eastAsia="宋体" w:cs="Times New Roman"/>
            <w:b w:val="0"/>
            <w:bCs w:val="0"/>
            <w:i w:val="0"/>
            <w:iCs w:val="0"/>
            <w:sz w:val="24"/>
            <w:szCs w:val="24"/>
            <w:lang w:val="en-US" w:eastAsia="zh-CN"/>
          </w:rPr>
          <w:t>t one a</w:t>
        </w:r>
      </w:ins>
      <w:ins w:id="595" w:author="Ataraxia" w:date="2026-09-05T22:57:27Z">
        <w:r>
          <w:rPr>
            <w:rFonts w:hint="eastAsia" w:eastAsia="宋体" w:cs="Times New Roman"/>
            <w:b w:val="0"/>
            <w:bCs w:val="0"/>
            <w:i w:val="0"/>
            <w:iCs w:val="0"/>
            <w:sz w:val="24"/>
            <w:szCs w:val="24"/>
            <w:lang w:val="en-US" w:eastAsia="zh-CN"/>
          </w:rPr>
          <w:t>dditi</w:t>
        </w:r>
      </w:ins>
      <w:ins w:id="596" w:author="Ataraxia" w:date="2026-09-05T22:57:28Z">
        <w:r>
          <w:rPr>
            <w:rFonts w:hint="eastAsia" w:eastAsia="宋体" w:cs="Times New Roman"/>
            <w:b w:val="0"/>
            <w:bCs w:val="0"/>
            <w:i w:val="0"/>
            <w:iCs w:val="0"/>
            <w:sz w:val="24"/>
            <w:szCs w:val="24"/>
            <w:lang w:val="en-US" w:eastAsia="zh-CN"/>
          </w:rPr>
          <w:t>onal ps</w:t>
        </w:r>
      </w:ins>
      <w:ins w:id="597" w:author="Ataraxia" w:date="2026-09-05T22:57:29Z">
        <w:r>
          <w:rPr>
            <w:rFonts w:hint="eastAsia" w:eastAsia="宋体" w:cs="Times New Roman"/>
            <w:b w:val="0"/>
            <w:bCs w:val="0"/>
            <w:i w:val="0"/>
            <w:iCs w:val="0"/>
            <w:sz w:val="24"/>
            <w:szCs w:val="24"/>
            <w:lang w:val="en-US" w:eastAsia="zh-CN"/>
          </w:rPr>
          <w:t>ychol</w:t>
        </w:r>
      </w:ins>
      <w:ins w:id="598" w:author="Ataraxia" w:date="2026-09-05T22:57:30Z">
        <w:r>
          <w:rPr>
            <w:rFonts w:hint="eastAsia" w:eastAsia="宋体" w:cs="Times New Roman"/>
            <w:b w:val="0"/>
            <w:bCs w:val="0"/>
            <w:i w:val="0"/>
            <w:iCs w:val="0"/>
            <w:sz w:val="24"/>
            <w:szCs w:val="24"/>
            <w:lang w:val="en-US" w:eastAsia="zh-CN"/>
          </w:rPr>
          <w:t xml:space="preserve">ogical </w:t>
        </w:r>
      </w:ins>
      <w:ins w:id="599" w:author="Ataraxia" w:date="2026-09-05T22:57:31Z">
        <w:r>
          <w:rPr>
            <w:rFonts w:hint="eastAsia" w:eastAsia="宋体" w:cs="Times New Roman"/>
            <w:b w:val="0"/>
            <w:bCs w:val="0"/>
            <w:i w:val="0"/>
            <w:iCs w:val="0"/>
            <w:sz w:val="24"/>
            <w:szCs w:val="24"/>
            <w:lang w:val="en-US" w:eastAsia="zh-CN"/>
          </w:rPr>
          <w:t>or</w:t>
        </w:r>
      </w:ins>
      <w:ins w:id="600" w:author="Ataraxia" w:date="2026-09-05T22:57:34Z">
        <w:r>
          <w:rPr>
            <w:rFonts w:hint="eastAsia" w:eastAsia="宋体" w:cs="Times New Roman"/>
            <w:b w:val="0"/>
            <w:bCs w:val="0"/>
            <w:i w:val="0"/>
            <w:iCs w:val="0"/>
            <w:sz w:val="24"/>
            <w:szCs w:val="24"/>
            <w:lang w:val="en-US" w:eastAsia="zh-CN"/>
          </w:rPr>
          <w:t xml:space="preserve"> p</w:t>
        </w:r>
      </w:ins>
      <w:ins w:id="601" w:author="Ataraxia" w:date="2026-09-05T22:57:35Z">
        <w:r>
          <w:rPr>
            <w:rFonts w:hint="eastAsia" w:eastAsia="宋体" w:cs="Times New Roman"/>
            <w:b w:val="0"/>
            <w:bCs w:val="0"/>
            <w:i w:val="0"/>
            <w:iCs w:val="0"/>
            <w:sz w:val="24"/>
            <w:szCs w:val="24"/>
            <w:lang w:val="en-US" w:eastAsia="zh-CN"/>
          </w:rPr>
          <w:t>hys</w:t>
        </w:r>
      </w:ins>
      <w:ins w:id="602" w:author="Ataraxia" w:date="2026-09-05T22:57:36Z">
        <w:r>
          <w:rPr>
            <w:rFonts w:hint="eastAsia" w:eastAsia="宋体" w:cs="Times New Roman"/>
            <w:b w:val="0"/>
            <w:bCs w:val="0"/>
            <w:i w:val="0"/>
            <w:iCs w:val="0"/>
            <w:sz w:val="24"/>
            <w:szCs w:val="24"/>
            <w:lang w:val="en-US" w:eastAsia="zh-CN"/>
          </w:rPr>
          <w:t xml:space="preserve">ical </w:t>
        </w:r>
      </w:ins>
      <w:ins w:id="603" w:author="Ataraxia" w:date="2026-09-05T22:57:37Z">
        <w:r>
          <w:rPr>
            <w:rFonts w:hint="eastAsia" w:eastAsia="宋体" w:cs="Times New Roman"/>
            <w:b w:val="0"/>
            <w:bCs w:val="0"/>
            <w:i w:val="0"/>
            <w:iCs w:val="0"/>
            <w:sz w:val="24"/>
            <w:szCs w:val="24"/>
            <w:lang w:val="en-US" w:eastAsia="zh-CN"/>
          </w:rPr>
          <w:t>o</w:t>
        </w:r>
      </w:ins>
      <w:ins w:id="604" w:author="Ataraxia" w:date="2026-09-05T22:57:38Z">
        <w:r>
          <w:rPr>
            <w:rFonts w:hint="eastAsia" w:eastAsia="宋体" w:cs="Times New Roman"/>
            <w:b w:val="0"/>
            <w:bCs w:val="0"/>
            <w:i w:val="0"/>
            <w:iCs w:val="0"/>
            <w:sz w:val="24"/>
            <w:szCs w:val="24"/>
            <w:lang w:val="en-US" w:eastAsia="zh-CN"/>
          </w:rPr>
          <w:t xml:space="preserve">utcome </w:t>
        </w:r>
      </w:ins>
      <w:ins w:id="605" w:author="Ataraxia" w:date="2026-09-05T22:57:39Z">
        <w:r>
          <w:rPr>
            <w:rFonts w:hint="eastAsia" w:eastAsia="宋体" w:cs="Times New Roman"/>
            <w:b w:val="0"/>
            <w:bCs w:val="0"/>
            <w:i w:val="0"/>
            <w:iCs w:val="0"/>
            <w:sz w:val="24"/>
            <w:szCs w:val="24"/>
            <w:lang w:val="en-US" w:eastAsia="zh-CN"/>
          </w:rPr>
          <w:t>relat</w:t>
        </w:r>
      </w:ins>
      <w:ins w:id="606" w:author="Ataraxia" w:date="2026-09-05T22:57:40Z">
        <w:r>
          <w:rPr>
            <w:rFonts w:hint="eastAsia" w:eastAsia="宋体" w:cs="Times New Roman"/>
            <w:b w:val="0"/>
            <w:bCs w:val="0"/>
            <w:i w:val="0"/>
            <w:iCs w:val="0"/>
            <w:sz w:val="24"/>
            <w:szCs w:val="24"/>
            <w:lang w:val="en-US" w:eastAsia="zh-CN"/>
          </w:rPr>
          <w:t xml:space="preserve">ed to </w:t>
        </w:r>
      </w:ins>
      <w:ins w:id="607" w:author="Ataraxia" w:date="2026-09-05T22:57:41Z">
        <w:r>
          <w:rPr>
            <w:rFonts w:hint="eastAsia" w:eastAsia="宋体" w:cs="Times New Roman"/>
            <w:b w:val="0"/>
            <w:bCs w:val="0"/>
            <w:i w:val="0"/>
            <w:iCs w:val="0"/>
            <w:sz w:val="24"/>
            <w:szCs w:val="24"/>
            <w:lang w:val="en-US" w:eastAsia="zh-CN"/>
          </w:rPr>
          <w:t>body im</w:t>
        </w:r>
      </w:ins>
      <w:ins w:id="608" w:author="Ataraxia" w:date="2026-09-05T22:57:42Z">
        <w:r>
          <w:rPr>
            <w:rFonts w:hint="eastAsia" w:eastAsia="宋体" w:cs="Times New Roman"/>
            <w:b w:val="0"/>
            <w:bCs w:val="0"/>
            <w:i w:val="0"/>
            <w:iCs w:val="0"/>
            <w:sz w:val="24"/>
            <w:szCs w:val="24"/>
            <w:lang w:val="en-US" w:eastAsia="zh-CN"/>
          </w:rPr>
          <w:t>age o</w:t>
        </w:r>
      </w:ins>
      <w:ins w:id="609" w:author="Ataraxia" w:date="2026-09-05T22:57:43Z">
        <w:r>
          <w:rPr>
            <w:rFonts w:hint="eastAsia" w:eastAsia="宋体" w:cs="Times New Roman"/>
            <w:b w:val="0"/>
            <w:bCs w:val="0"/>
            <w:i w:val="0"/>
            <w:iCs w:val="0"/>
            <w:sz w:val="24"/>
            <w:szCs w:val="24"/>
            <w:lang w:val="en-US" w:eastAsia="zh-CN"/>
          </w:rPr>
          <w:t>r physic</w:t>
        </w:r>
      </w:ins>
      <w:ins w:id="610" w:author="Ataraxia" w:date="2026-09-05T22:57:44Z">
        <w:r>
          <w:rPr>
            <w:rFonts w:hint="eastAsia" w:eastAsia="宋体" w:cs="Times New Roman"/>
            <w:b w:val="0"/>
            <w:bCs w:val="0"/>
            <w:i w:val="0"/>
            <w:iCs w:val="0"/>
            <w:sz w:val="24"/>
            <w:szCs w:val="24"/>
            <w:lang w:val="en-US" w:eastAsia="zh-CN"/>
          </w:rPr>
          <w:t>al heal</w:t>
        </w:r>
      </w:ins>
      <w:ins w:id="611" w:author="Ataraxia" w:date="2026-09-05T22:57:45Z">
        <w:r>
          <w:rPr>
            <w:rFonts w:hint="eastAsia" w:eastAsia="宋体" w:cs="Times New Roman"/>
            <w:b w:val="0"/>
            <w:bCs w:val="0"/>
            <w:i w:val="0"/>
            <w:iCs w:val="0"/>
            <w:sz w:val="24"/>
            <w:szCs w:val="24"/>
            <w:lang w:val="en-US" w:eastAsia="zh-CN"/>
          </w:rPr>
          <w:t>th</w:t>
        </w:r>
      </w:ins>
      <w:ins w:id="612" w:author="Ataraxia" w:date="2026-09-05T22:57:49Z">
        <w:r>
          <w:rPr>
            <w:rFonts w:hint="eastAsia" w:eastAsia="宋体" w:cs="Times New Roman"/>
            <w:b w:val="0"/>
            <w:bCs w:val="0"/>
            <w:i w:val="0"/>
            <w:iCs w:val="0"/>
            <w:sz w:val="24"/>
            <w:szCs w:val="24"/>
            <w:lang w:val="en-US" w:eastAsia="zh-CN"/>
          </w:rPr>
          <w:t xml:space="preserve">; </w:t>
        </w:r>
      </w:ins>
      <w:ins w:id="613" w:author="Ataraxia" w:date="2026-09-05T22:57:50Z">
        <w:r>
          <w:rPr>
            <w:rFonts w:hint="eastAsia" w:eastAsia="宋体" w:cs="Times New Roman"/>
            <w:b w:val="0"/>
            <w:bCs w:val="0"/>
            <w:i w:val="0"/>
            <w:iCs w:val="0"/>
            <w:sz w:val="24"/>
            <w:szCs w:val="24"/>
            <w:lang w:val="en-US" w:eastAsia="zh-CN"/>
          </w:rPr>
          <w:t>(4</w:t>
        </w:r>
      </w:ins>
      <w:ins w:id="614" w:author="Ataraxia" w:date="2026-09-05T22:57:51Z">
        <w:r>
          <w:rPr>
            <w:rFonts w:hint="eastAsia" w:eastAsia="宋体" w:cs="Times New Roman"/>
            <w:b w:val="0"/>
            <w:bCs w:val="0"/>
            <w:i w:val="0"/>
            <w:iCs w:val="0"/>
            <w:sz w:val="24"/>
            <w:szCs w:val="24"/>
            <w:lang w:val="en-US" w:eastAsia="zh-CN"/>
          </w:rPr>
          <w:t xml:space="preserve">) </w:t>
        </w:r>
      </w:ins>
      <w:ins w:id="615" w:author="Ataraxia" w:date="2026-09-05T22:57:52Z">
        <w:r>
          <w:rPr>
            <w:rFonts w:hint="eastAsia" w:eastAsia="宋体" w:cs="Times New Roman"/>
            <w:b w:val="0"/>
            <w:bCs w:val="0"/>
            <w:i w:val="0"/>
            <w:iCs w:val="0"/>
            <w:sz w:val="24"/>
            <w:szCs w:val="24"/>
            <w:lang w:val="en-US" w:eastAsia="zh-CN"/>
          </w:rPr>
          <w:t xml:space="preserve">The </w:t>
        </w:r>
      </w:ins>
      <w:ins w:id="616" w:author="Ataraxia" w:date="2026-09-05T22:57:53Z">
        <w:r>
          <w:rPr>
            <w:rFonts w:hint="eastAsia" w:eastAsia="宋体" w:cs="Times New Roman"/>
            <w:b w:val="0"/>
            <w:bCs w:val="0"/>
            <w:i w:val="0"/>
            <w:iCs w:val="0"/>
            <w:sz w:val="24"/>
            <w:szCs w:val="24"/>
            <w:lang w:val="en-US" w:eastAsia="zh-CN"/>
          </w:rPr>
          <w:t>parti</w:t>
        </w:r>
      </w:ins>
      <w:ins w:id="617" w:author="Ataraxia" w:date="2026-09-05T22:57:54Z">
        <w:r>
          <w:rPr>
            <w:rFonts w:hint="eastAsia" w:eastAsia="宋体" w:cs="Times New Roman"/>
            <w:b w:val="0"/>
            <w:bCs w:val="0"/>
            <w:i w:val="0"/>
            <w:iCs w:val="0"/>
            <w:sz w:val="24"/>
            <w:szCs w:val="24"/>
            <w:lang w:val="en-US" w:eastAsia="zh-CN"/>
          </w:rPr>
          <w:t>cipa</w:t>
        </w:r>
      </w:ins>
      <w:ins w:id="618" w:author="Ataraxia" w:date="2026-09-05T22:57:55Z">
        <w:r>
          <w:rPr>
            <w:rFonts w:hint="eastAsia" w:eastAsia="宋体" w:cs="Times New Roman"/>
            <w:b w:val="0"/>
            <w:bCs w:val="0"/>
            <w:i w:val="0"/>
            <w:iCs w:val="0"/>
            <w:sz w:val="24"/>
            <w:szCs w:val="24"/>
            <w:lang w:val="en-US" w:eastAsia="zh-CN"/>
          </w:rPr>
          <w:t>nts</w:t>
        </w:r>
      </w:ins>
      <w:ins w:id="619" w:author="Ataraxia" w:date="2026-09-05T22:57:56Z">
        <w:r>
          <w:rPr>
            <w:rFonts w:hint="eastAsia" w:eastAsia="宋体" w:cs="Times New Roman"/>
            <w:b w:val="0"/>
            <w:bCs w:val="0"/>
            <w:i w:val="0"/>
            <w:iCs w:val="0"/>
            <w:sz w:val="24"/>
            <w:szCs w:val="24"/>
            <w:lang w:val="en-US" w:eastAsia="zh-CN"/>
          </w:rPr>
          <w:t xml:space="preserve"> were</w:t>
        </w:r>
      </w:ins>
      <w:ins w:id="620" w:author="Ataraxia" w:date="2026-09-05T22:57:57Z">
        <w:r>
          <w:rPr>
            <w:rFonts w:hint="eastAsia" w:eastAsia="宋体" w:cs="Times New Roman"/>
            <w:b w:val="0"/>
            <w:bCs w:val="0"/>
            <w:i w:val="0"/>
            <w:iCs w:val="0"/>
            <w:sz w:val="24"/>
            <w:szCs w:val="24"/>
            <w:lang w:val="en-US" w:eastAsia="zh-CN"/>
          </w:rPr>
          <w:t xml:space="preserve"> </w:t>
        </w:r>
      </w:ins>
      <w:ins w:id="621" w:author="Ataraxia" w:date="2026-09-05T22:58:00Z">
        <w:r>
          <w:rPr>
            <w:rFonts w:hint="eastAsia" w:eastAsia="宋体" w:cs="Times New Roman"/>
            <w:b w:val="0"/>
            <w:bCs w:val="0"/>
            <w:i w:val="0"/>
            <w:iCs w:val="0"/>
            <w:sz w:val="24"/>
            <w:szCs w:val="24"/>
            <w:lang w:val="en-US" w:eastAsia="zh-CN"/>
          </w:rPr>
          <w:t>fem</w:t>
        </w:r>
      </w:ins>
      <w:ins w:id="622" w:author="Ataraxia" w:date="2026-09-05T22:58:01Z">
        <w:r>
          <w:rPr>
            <w:rFonts w:hint="eastAsia" w:eastAsia="宋体" w:cs="Times New Roman"/>
            <w:b w:val="0"/>
            <w:bCs w:val="0"/>
            <w:i w:val="0"/>
            <w:iCs w:val="0"/>
            <w:sz w:val="24"/>
            <w:szCs w:val="24"/>
            <w:lang w:val="en-US" w:eastAsia="zh-CN"/>
          </w:rPr>
          <w:t>ale</w:t>
        </w:r>
      </w:ins>
      <w:ins w:id="623" w:author="Ataraxia" w:date="2026-09-05T22:58:03Z">
        <w:r>
          <w:rPr>
            <w:rFonts w:hint="eastAsia" w:eastAsia="宋体" w:cs="Times New Roman"/>
            <w:b w:val="0"/>
            <w:bCs w:val="0"/>
            <w:i w:val="0"/>
            <w:iCs w:val="0"/>
            <w:sz w:val="24"/>
            <w:szCs w:val="24"/>
            <w:lang w:val="en-US" w:eastAsia="zh-CN"/>
          </w:rPr>
          <w:t xml:space="preserve"> ag</w:t>
        </w:r>
      </w:ins>
      <w:ins w:id="624" w:author="Ataraxia" w:date="2026-09-05T22:58:04Z">
        <w:r>
          <w:rPr>
            <w:rFonts w:hint="eastAsia" w:eastAsia="宋体" w:cs="Times New Roman"/>
            <w:b w:val="0"/>
            <w:bCs w:val="0"/>
            <w:i w:val="0"/>
            <w:iCs w:val="0"/>
            <w:sz w:val="24"/>
            <w:szCs w:val="24"/>
            <w:lang w:val="en-US" w:eastAsia="zh-CN"/>
          </w:rPr>
          <w:t xml:space="preserve">ed </w:t>
        </w:r>
      </w:ins>
      <w:ins w:id="625" w:author="Ataraxia" w:date="2026-09-05T22:58:05Z">
        <w:r>
          <w:rPr>
            <w:rFonts w:hint="eastAsia" w:eastAsia="宋体" w:cs="Times New Roman"/>
            <w:b w:val="0"/>
            <w:bCs w:val="0"/>
            <w:i w:val="0"/>
            <w:iCs w:val="0"/>
            <w:sz w:val="24"/>
            <w:szCs w:val="24"/>
            <w:lang w:val="en-US" w:eastAsia="zh-CN"/>
          </w:rPr>
          <w:t>1</w:t>
        </w:r>
      </w:ins>
      <w:ins w:id="626" w:author="Ataraxia" w:date="2026-09-05T22:58:06Z">
        <w:r>
          <w:rPr>
            <w:rFonts w:hint="eastAsia" w:eastAsia="宋体" w:cs="Times New Roman"/>
            <w:b w:val="0"/>
            <w:bCs w:val="0"/>
            <w:i w:val="0"/>
            <w:iCs w:val="0"/>
            <w:sz w:val="24"/>
            <w:szCs w:val="24"/>
            <w:lang w:val="en-US" w:eastAsia="zh-CN"/>
          </w:rPr>
          <w:t xml:space="preserve">8 </w:t>
        </w:r>
      </w:ins>
      <w:ins w:id="627" w:author="Ataraxia" w:date="2026-09-05T22:58:07Z">
        <w:r>
          <w:rPr>
            <w:rFonts w:hint="eastAsia" w:eastAsia="宋体" w:cs="Times New Roman"/>
            <w:b w:val="0"/>
            <w:bCs w:val="0"/>
            <w:i w:val="0"/>
            <w:iCs w:val="0"/>
            <w:sz w:val="24"/>
            <w:szCs w:val="24"/>
            <w:lang w:val="en-US" w:eastAsia="zh-CN"/>
          </w:rPr>
          <w:t>yea</w:t>
        </w:r>
      </w:ins>
      <w:ins w:id="628" w:author="Ataraxia" w:date="2026-09-05T22:58:08Z">
        <w:r>
          <w:rPr>
            <w:rFonts w:hint="eastAsia" w:eastAsia="宋体" w:cs="Times New Roman"/>
            <w:b w:val="0"/>
            <w:bCs w:val="0"/>
            <w:i w:val="0"/>
            <w:iCs w:val="0"/>
            <w:sz w:val="24"/>
            <w:szCs w:val="24"/>
            <w:lang w:val="en-US" w:eastAsia="zh-CN"/>
          </w:rPr>
          <w:t xml:space="preserve">rs </w:t>
        </w:r>
      </w:ins>
      <w:ins w:id="629" w:author="Ataraxia" w:date="2026-09-05T22:58:09Z">
        <w:r>
          <w:rPr>
            <w:rFonts w:hint="eastAsia" w:eastAsia="宋体" w:cs="Times New Roman"/>
            <w:b w:val="0"/>
            <w:bCs w:val="0"/>
            <w:i w:val="0"/>
            <w:iCs w:val="0"/>
            <w:sz w:val="24"/>
            <w:szCs w:val="24"/>
            <w:lang w:val="en-US" w:eastAsia="zh-CN"/>
          </w:rPr>
          <w:t>and o</w:t>
        </w:r>
      </w:ins>
      <w:ins w:id="630" w:author="Ataraxia" w:date="2026-09-05T22:58:10Z">
        <w:r>
          <w:rPr>
            <w:rFonts w:hint="eastAsia" w:eastAsia="宋体" w:cs="Times New Roman"/>
            <w:b w:val="0"/>
            <w:bCs w:val="0"/>
            <w:i w:val="0"/>
            <w:iCs w:val="0"/>
            <w:sz w:val="24"/>
            <w:szCs w:val="24"/>
            <w:lang w:val="en-US" w:eastAsia="zh-CN"/>
          </w:rPr>
          <w:t>ld</w:t>
        </w:r>
      </w:ins>
      <w:ins w:id="631" w:author="Ataraxia" w:date="2026-09-05T22:58:11Z">
        <w:r>
          <w:rPr>
            <w:rFonts w:hint="eastAsia" w:eastAsia="宋体" w:cs="Times New Roman"/>
            <w:b w:val="0"/>
            <w:bCs w:val="0"/>
            <w:i w:val="0"/>
            <w:iCs w:val="0"/>
            <w:sz w:val="24"/>
            <w:szCs w:val="24"/>
            <w:lang w:val="en-US" w:eastAsia="zh-CN"/>
          </w:rPr>
          <w:t>er.</w:t>
        </w:r>
      </w:ins>
    </w:p>
    <w:p w14:paraId="00B07DA1">
      <w:pPr>
        <w:spacing w:line="480" w:lineRule="auto"/>
        <w:ind w:firstLine="0"/>
        <w:jc w:val="left"/>
        <w:rPr>
          <w:rFonts w:hint="default" w:eastAsia="宋体" w:cs="Times New Roman"/>
          <w:b w:val="0"/>
          <w:bCs w:val="0"/>
          <w:i w:val="0"/>
          <w:iCs w:val="0"/>
          <w:szCs w:val="24"/>
          <w:lang w:eastAsia="zh-CN"/>
          <w:rPrChange w:id="633" w:author="Ataraxia" w:date="2026-09-05T22:52:15Z">
            <w:rPr/>
          </w:rPrChange>
        </w:rPr>
        <w:pPrChange w:id="632" w:author="Ataraxia" w:date="2026-09-05T22:38:02Z">
          <w:pPr>
            <w:ind w:firstLine="475"/>
            <w:jc w:val="left"/>
          </w:pPr>
        </w:pPrChange>
      </w:pPr>
      <w:ins w:id="634" w:author="Ataraxia" w:date="2026-09-05T22:58:36Z">
        <w:r>
          <w:rPr>
            <w:rFonts w:hint="eastAsia" w:eastAsia="宋体" w:cs="Times New Roman"/>
            <w:b w:val="0"/>
            <w:bCs w:val="0"/>
            <w:i w:val="0"/>
            <w:iCs w:val="0"/>
            <w:sz w:val="24"/>
            <w:szCs w:val="24"/>
            <w:lang w:val="en-US" w:eastAsia="zh-CN"/>
          </w:rPr>
          <w:t>S</w:t>
        </w:r>
      </w:ins>
      <w:ins w:id="635" w:author="Ataraxia" w:date="2026-09-05T22:58:37Z">
        <w:r>
          <w:rPr>
            <w:rFonts w:hint="eastAsia" w:eastAsia="宋体" w:cs="Times New Roman"/>
            <w:b w:val="0"/>
            <w:bCs w:val="0"/>
            <w:i w:val="0"/>
            <w:iCs w:val="0"/>
            <w:sz w:val="24"/>
            <w:szCs w:val="24"/>
            <w:lang w:val="en-US" w:eastAsia="zh-CN"/>
          </w:rPr>
          <w:t>tudi</w:t>
        </w:r>
      </w:ins>
      <w:ins w:id="636" w:author="Ataraxia" w:date="2026-09-05T22:58:38Z">
        <w:r>
          <w:rPr>
            <w:rFonts w:hint="eastAsia" w:eastAsia="宋体" w:cs="Times New Roman"/>
            <w:b w:val="0"/>
            <w:bCs w:val="0"/>
            <w:i w:val="0"/>
            <w:iCs w:val="0"/>
            <w:sz w:val="24"/>
            <w:szCs w:val="24"/>
            <w:lang w:val="en-US" w:eastAsia="zh-CN"/>
          </w:rPr>
          <w:t>es we</w:t>
        </w:r>
      </w:ins>
      <w:ins w:id="637" w:author="Ataraxia" w:date="2026-09-05T22:58:39Z">
        <w:r>
          <w:rPr>
            <w:rFonts w:hint="eastAsia" w:eastAsia="宋体" w:cs="Times New Roman"/>
            <w:b w:val="0"/>
            <w:bCs w:val="0"/>
            <w:i w:val="0"/>
            <w:iCs w:val="0"/>
            <w:sz w:val="24"/>
            <w:szCs w:val="24"/>
            <w:lang w:val="en-US" w:eastAsia="zh-CN"/>
          </w:rPr>
          <w:t>re di</w:t>
        </w:r>
      </w:ins>
      <w:ins w:id="638" w:author="Ataraxia" w:date="2026-09-05T22:58:40Z">
        <w:r>
          <w:rPr>
            <w:rFonts w:hint="eastAsia" w:eastAsia="宋体" w:cs="Times New Roman"/>
            <w:b w:val="0"/>
            <w:bCs w:val="0"/>
            <w:i w:val="0"/>
            <w:iCs w:val="0"/>
            <w:sz w:val="24"/>
            <w:szCs w:val="24"/>
            <w:lang w:val="en-US" w:eastAsia="zh-CN"/>
          </w:rPr>
          <w:t>scard</w:t>
        </w:r>
      </w:ins>
      <w:ins w:id="639" w:author="Ataraxia" w:date="2026-09-05T22:58:41Z">
        <w:r>
          <w:rPr>
            <w:rFonts w:hint="eastAsia" w:eastAsia="宋体" w:cs="Times New Roman"/>
            <w:b w:val="0"/>
            <w:bCs w:val="0"/>
            <w:i w:val="0"/>
            <w:iCs w:val="0"/>
            <w:sz w:val="24"/>
            <w:szCs w:val="24"/>
            <w:lang w:val="en-US" w:eastAsia="zh-CN"/>
          </w:rPr>
          <w:t xml:space="preserve">ed </w:t>
        </w:r>
      </w:ins>
      <w:ins w:id="640" w:author="Ataraxia" w:date="2026-09-05T22:58:42Z">
        <w:r>
          <w:rPr>
            <w:rFonts w:hint="eastAsia" w:eastAsia="宋体" w:cs="Times New Roman"/>
            <w:b w:val="0"/>
            <w:bCs w:val="0"/>
            <w:i w:val="0"/>
            <w:iCs w:val="0"/>
            <w:sz w:val="24"/>
            <w:szCs w:val="24"/>
            <w:lang w:val="en-US" w:eastAsia="zh-CN"/>
          </w:rPr>
          <w:t>in cas</w:t>
        </w:r>
      </w:ins>
      <w:ins w:id="641" w:author="Ataraxia" w:date="2026-09-05T22:58:43Z">
        <w:r>
          <w:rPr>
            <w:rFonts w:hint="eastAsia" w:eastAsia="宋体" w:cs="Times New Roman"/>
            <w:b w:val="0"/>
            <w:bCs w:val="0"/>
            <w:i w:val="0"/>
            <w:iCs w:val="0"/>
            <w:sz w:val="24"/>
            <w:szCs w:val="24"/>
            <w:lang w:val="en-US" w:eastAsia="zh-CN"/>
          </w:rPr>
          <w:t>es w</w:t>
        </w:r>
      </w:ins>
      <w:ins w:id="642" w:author="Ataraxia" w:date="2026-09-05T22:58:44Z">
        <w:r>
          <w:rPr>
            <w:rFonts w:hint="eastAsia" w:eastAsia="宋体" w:cs="Times New Roman"/>
            <w:b w:val="0"/>
            <w:bCs w:val="0"/>
            <w:i w:val="0"/>
            <w:iCs w:val="0"/>
            <w:sz w:val="24"/>
            <w:szCs w:val="24"/>
            <w:lang w:val="en-US" w:eastAsia="zh-CN"/>
          </w:rPr>
          <w:t>here</w:t>
        </w:r>
      </w:ins>
      <w:ins w:id="643" w:author="Ataraxia" w:date="2026-09-05T22:58:45Z">
        <w:r>
          <w:rPr>
            <w:rFonts w:hint="eastAsia" w:eastAsia="宋体" w:cs="Times New Roman"/>
            <w:b w:val="0"/>
            <w:bCs w:val="0"/>
            <w:i w:val="0"/>
            <w:iCs w:val="0"/>
            <w:sz w:val="24"/>
            <w:szCs w:val="24"/>
            <w:lang w:val="en-US" w:eastAsia="zh-CN"/>
          </w:rPr>
          <w:t xml:space="preserve"> they</w:t>
        </w:r>
      </w:ins>
      <w:ins w:id="644" w:author="Ataraxia" w:date="2026-09-05T22:58:46Z">
        <w:r>
          <w:rPr>
            <w:rFonts w:hint="eastAsia" w:eastAsia="宋体" w:cs="Times New Roman"/>
            <w:b w:val="0"/>
            <w:bCs w:val="0"/>
            <w:i w:val="0"/>
            <w:iCs w:val="0"/>
            <w:sz w:val="24"/>
            <w:szCs w:val="24"/>
            <w:lang w:val="en-US" w:eastAsia="zh-CN"/>
          </w:rPr>
          <w:t xml:space="preserve"> did n</w:t>
        </w:r>
      </w:ins>
      <w:ins w:id="645" w:author="Ataraxia" w:date="2026-09-05T22:58:47Z">
        <w:r>
          <w:rPr>
            <w:rFonts w:hint="eastAsia" w:eastAsia="宋体" w:cs="Times New Roman"/>
            <w:b w:val="0"/>
            <w:bCs w:val="0"/>
            <w:i w:val="0"/>
            <w:iCs w:val="0"/>
            <w:sz w:val="24"/>
            <w:szCs w:val="24"/>
            <w:lang w:val="en-US" w:eastAsia="zh-CN"/>
          </w:rPr>
          <w:t>ot s</w:t>
        </w:r>
      </w:ins>
      <w:ins w:id="646" w:author="Ataraxia" w:date="2026-09-05T22:58:48Z">
        <w:r>
          <w:rPr>
            <w:rFonts w:hint="eastAsia" w:eastAsia="宋体" w:cs="Times New Roman"/>
            <w:b w:val="0"/>
            <w:bCs w:val="0"/>
            <w:i w:val="0"/>
            <w:iCs w:val="0"/>
            <w:sz w:val="24"/>
            <w:szCs w:val="24"/>
            <w:lang w:val="en-US" w:eastAsia="zh-CN"/>
          </w:rPr>
          <w:t>a</w:t>
        </w:r>
      </w:ins>
      <w:ins w:id="647" w:author="Ataraxia" w:date="2026-09-05T22:58:49Z">
        <w:r>
          <w:rPr>
            <w:rFonts w:hint="eastAsia" w:eastAsia="宋体" w:cs="Times New Roman"/>
            <w:b w:val="0"/>
            <w:bCs w:val="0"/>
            <w:i w:val="0"/>
            <w:iCs w:val="0"/>
            <w:sz w:val="24"/>
            <w:szCs w:val="24"/>
            <w:lang w:val="en-US" w:eastAsia="zh-CN"/>
          </w:rPr>
          <w:t>tisfy</w:t>
        </w:r>
      </w:ins>
      <w:ins w:id="648" w:author="Ataraxia" w:date="2026-09-05T22:58:50Z">
        <w:r>
          <w:rPr>
            <w:rFonts w:hint="eastAsia" w:eastAsia="宋体" w:cs="Times New Roman"/>
            <w:b w:val="0"/>
            <w:bCs w:val="0"/>
            <w:i w:val="0"/>
            <w:iCs w:val="0"/>
            <w:sz w:val="24"/>
            <w:szCs w:val="24"/>
            <w:lang w:val="en-US" w:eastAsia="zh-CN"/>
          </w:rPr>
          <w:t xml:space="preserve"> the </w:t>
        </w:r>
      </w:ins>
      <w:ins w:id="649" w:author="Ataraxia" w:date="2026-09-05T22:58:51Z">
        <w:r>
          <w:rPr>
            <w:rFonts w:hint="eastAsia" w:eastAsia="宋体" w:cs="Times New Roman"/>
            <w:b w:val="0"/>
            <w:bCs w:val="0"/>
            <w:i w:val="0"/>
            <w:iCs w:val="0"/>
            <w:sz w:val="24"/>
            <w:szCs w:val="24"/>
            <w:lang w:val="en-US" w:eastAsia="zh-CN"/>
          </w:rPr>
          <w:t>mentio</w:t>
        </w:r>
      </w:ins>
      <w:ins w:id="650" w:author="Ataraxia" w:date="2026-09-05T22:58:52Z">
        <w:r>
          <w:rPr>
            <w:rFonts w:hint="eastAsia" w:eastAsia="宋体" w:cs="Times New Roman"/>
            <w:b w:val="0"/>
            <w:bCs w:val="0"/>
            <w:i w:val="0"/>
            <w:iCs w:val="0"/>
            <w:sz w:val="24"/>
            <w:szCs w:val="24"/>
            <w:lang w:val="en-US" w:eastAsia="zh-CN"/>
          </w:rPr>
          <w:t>ned</w:t>
        </w:r>
      </w:ins>
      <w:ins w:id="651" w:author="Ataraxia" w:date="2026-09-05T22:59:42Z">
        <w:r>
          <w:rPr>
            <w:rFonts w:hint="eastAsia" w:eastAsia="宋体" w:cs="Times New Roman"/>
            <w:b w:val="0"/>
            <w:bCs w:val="0"/>
            <w:i w:val="0"/>
            <w:iCs w:val="0"/>
            <w:sz w:val="24"/>
            <w:szCs w:val="24"/>
            <w:lang w:val="en-US" w:eastAsia="zh-CN"/>
          </w:rPr>
          <w:t xml:space="preserve"> incl</w:t>
        </w:r>
      </w:ins>
      <w:ins w:id="652" w:author="Ataraxia" w:date="2026-09-05T22:59:43Z">
        <w:r>
          <w:rPr>
            <w:rFonts w:hint="eastAsia" w:eastAsia="宋体" w:cs="Times New Roman"/>
            <w:b w:val="0"/>
            <w:bCs w:val="0"/>
            <w:i w:val="0"/>
            <w:iCs w:val="0"/>
            <w:sz w:val="24"/>
            <w:szCs w:val="24"/>
            <w:lang w:val="en-US" w:eastAsia="zh-CN"/>
          </w:rPr>
          <w:t xml:space="preserve">usion </w:t>
        </w:r>
      </w:ins>
      <w:ins w:id="653" w:author="Ataraxia" w:date="2026-09-05T22:59:44Z">
        <w:r>
          <w:rPr>
            <w:rFonts w:hint="eastAsia" w:eastAsia="宋体" w:cs="Times New Roman"/>
            <w:b w:val="0"/>
            <w:bCs w:val="0"/>
            <w:i w:val="0"/>
            <w:iCs w:val="0"/>
            <w:sz w:val="24"/>
            <w:szCs w:val="24"/>
            <w:lang w:val="en-US" w:eastAsia="zh-CN"/>
          </w:rPr>
          <w:t>crit</w:t>
        </w:r>
      </w:ins>
      <w:ins w:id="654" w:author="Ataraxia" w:date="2026-09-05T22:59:45Z">
        <w:r>
          <w:rPr>
            <w:rFonts w:hint="eastAsia" w:eastAsia="宋体" w:cs="Times New Roman"/>
            <w:b w:val="0"/>
            <w:bCs w:val="0"/>
            <w:i w:val="0"/>
            <w:iCs w:val="0"/>
            <w:sz w:val="24"/>
            <w:szCs w:val="24"/>
            <w:lang w:val="en-US" w:eastAsia="zh-CN"/>
          </w:rPr>
          <w:t>eria o</w:t>
        </w:r>
      </w:ins>
      <w:ins w:id="655" w:author="Ataraxia" w:date="2026-09-05T22:59:46Z">
        <w:r>
          <w:rPr>
            <w:rFonts w:hint="eastAsia" w:eastAsia="宋体" w:cs="Times New Roman"/>
            <w:b w:val="0"/>
            <w:bCs w:val="0"/>
            <w:i w:val="0"/>
            <w:iCs w:val="0"/>
            <w:sz w:val="24"/>
            <w:szCs w:val="24"/>
            <w:lang w:val="en-US" w:eastAsia="zh-CN"/>
          </w:rPr>
          <w:t>r met th</w:t>
        </w:r>
      </w:ins>
      <w:ins w:id="656" w:author="Ataraxia" w:date="2026-09-05T22:59:47Z">
        <w:r>
          <w:rPr>
            <w:rFonts w:hint="eastAsia" w:eastAsia="宋体" w:cs="Times New Roman"/>
            <w:b w:val="0"/>
            <w:bCs w:val="0"/>
            <w:i w:val="0"/>
            <w:iCs w:val="0"/>
            <w:sz w:val="24"/>
            <w:szCs w:val="24"/>
            <w:lang w:val="en-US" w:eastAsia="zh-CN"/>
          </w:rPr>
          <w:t>e foll</w:t>
        </w:r>
      </w:ins>
      <w:ins w:id="657" w:author="Ataraxia" w:date="2026-09-05T22:59:48Z">
        <w:r>
          <w:rPr>
            <w:rFonts w:hint="eastAsia" w:eastAsia="宋体" w:cs="Times New Roman"/>
            <w:b w:val="0"/>
            <w:bCs w:val="0"/>
            <w:i w:val="0"/>
            <w:iCs w:val="0"/>
            <w:sz w:val="24"/>
            <w:szCs w:val="24"/>
            <w:lang w:val="en-US" w:eastAsia="zh-CN"/>
          </w:rPr>
          <w:t xml:space="preserve">owing </w:t>
        </w:r>
      </w:ins>
      <w:ins w:id="658" w:author="Ataraxia" w:date="2026-09-05T22:59:49Z">
        <w:r>
          <w:rPr>
            <w:rFonts w:hint="eastAsia" w:eastAsia="宋体" w:cs="Times New Roman"/>
            <w:b w:val="0"/>
            <w:bCs w:val="0"/>
            <w:i w:val="0"/>
            <w:iCs w:val="0"/>
            <w:sz w:val="24"/>
            <w:szCs w:val="24"/>
            <w:lang w:val="en-US" w:eastAsia="zh-CN"/>
          </w:rPr>
          <w:t>excl</w:t>
        </w:r>
      </w:ins>
      <w:ins w:id="659" w:author="Ataraxia" w:date="2026-09-05T22:59:50Z">
        <w:r>
          <w:rPr>
            <w:rFonts w:hint="eastAsia" w:eastAsia="宋体" w:cs="Times New Roman"/>
            <w:b w:val="0"/>
            <w:bCs w:val="0"/>
            <w:i w:val="0"/>
            <w:iCs w:val="0"/>
            <w:sz w:val="24"/>
            <w:szCs w:val="24"/>
            <w:lang w:val="en-US" w:eastAsia="zh-CN"/>
          </w:rPr>
          <w:t>usion</w:t>
        </w:r>
      </w:ins>
      <w:ins w:id="660" w:author="Ataraxia" w:date="2026-09-05T22:59:51Z">
        <w:r>
          <w:rPr>
            <w:rFonts w:hint="eastAsia" w:eastAsia="宋体" w:cs="Times New Roman"/>
            <w:b w:val="0"/>
            <w:bCs w:val="0"/>
            <w:i w:val="0"/>
            <w:iCs w:val="0"/>
            <w:sz w:val="24"/>
            <w:szCs w:val="24"/>
            <w:lang w:val="en-US" w:eastAsia="zh-CN"/>
          </w:rPr>
          <w:t xml:space="preserve"> cri</w:t>
        </w:r>
      </w:ins>
      <w:ins w:id="661" w:author="Ataraxia" w:date="2026-09-05T22:59:52Z">
        <w:r>
          <w:rPr>
            <w:rFonts w:hint="eastAsia" w:eastAsia="宋体" w:cs="Times New Roman"/>
            <w:b w:val="0"/>
            <w:bCs w:val="0"/>
            <w:i w:val="0"/>
            <w:iCs w:val="0"/>
            <w:sz w:val="24"/>
            <w:szCs w:val="24"/>
            <w:lang w:val="en-US" w:eastAsia="zh-CN"/>
          </w:rPr>
          <w:t>teria</w:t>
        </w:r>
      </w:ins>
      <w:ins w:id="662" w:author="Ataraxia" w:date="2026-09-05T22:59:53Z">
        <w:r>
          <w:rPr>
            <w:rFonts w:hint="eastAsia" w:eastAsia="宋体" w:cs="Times New Roman"/>
            <w:b w:val="0"/>
            <w:bCs w:val="0"/>
            <w:i w:val="0"/>
            <w:iCs w:val="0"/>
            <w:sz w:val="24"/>
            <w:szCs w:val="24"/>
            <w:lang w:val="en-US" w:eastAsia="zh-CN"/>
          </w:rPr>
          <w:t xml:space="preserve">: </w:t>
        </w:r>
      </w:ins>
      <w:ins w:id="663" w:author="Ataraxia" w:date="2026-09-05T22:59:54Z">
        <w:r>
          <w:rPr>
            <w:rFonts w:hint="eastAsia" w:eastAsia="宋体" w:cs="Times New Roman"/>
            <w:b w:val="0"/>
            <w:bCs w:val="0"/>
            <w:i w:val="0"/>
            <w:iCs w:val="0"/>
            <w:sz w:val="24"/>
            <w:szCs w:val="24"/>
            <w:lang w:val="en-US" w:eastAsia="zh-CN"/>
          </w:rPr>
          <w:t>(</w:t>
        </w:r>
      </w:ins>
      <w:ins w:id="664" w:author="Ataraxia" w:date="2026-09-05T22:59:55Z">
        <w:r>
          <w:rPr>
            <w:rFonts w:hint="eastAsia" w:eastAsia="宋体" w:cs="Times New Roman"/>
            <w:b w:val="0"/>
            <w:bCs w:val="0"/>
            <w:i w:val="0"/>
            <w:iCs w:val="0"/>
            <w:sz w:val="24"/>
            <w:szCs w:val="24"/>
            <w:lang w:val="en-US" w:eastAsia="zh-CN"/>
          </w:rPr>
          <w:t>1)</w:t>
        </w:r>
      </w:ins>
      <w:ins w:id="665" w:author="Ataraxia" w:date="2026-09-05T22:59:56Z">
        <w:r>
          <w:rPr>
            <w:rFonts w:hint="eastAsia" w:eastAsia="宋体" w:cs="Times New Roman"/>
            <w:b w:val="0"/>
            <w:bCs w:val="0"/>
            <w:i w:val="0"/>
            <w:iCs w:val="0"/>
            <w:sz w:val="24"/>
            <w:szCs w:val="24"/>
            <w:lang w:val="en-US" w:eastAsia="zh-CN"/>
          </w:rPr>
          <w:t xml:space="preserve"> Th</w:t>
        </w:r>
      </w:ins>
      <w:ins w:id="666" w:author="Ataraxia" w:date="2026-09-05T22:59:57Z">
        <w:r>
          <w:rPr>
            <w:rFonts w:hint="eastAsia" w:eastAsia="宋体" w:cs="Times New Roman"/>
            <w:b w:val="0"/>
            <w:bCs w:val="0"/>
            <w:i w:val="0"/>
            <w:iCs w:val="0"/>
            <w:sz w:val="24"/>
            <w:szCs w:val="24"/>
            <w:lang w:val="en-US" w:eastAsia="zh-CN"/>
          </w:rPr>
          <w:t>e a</w:t>
        </w:r>
      </w:ins>
      <w:ins w:id="667" w:author="Ataraxia" w:date="2026-09-05T22:59:58Z">
        <w:r>
          <w:rPr>
            <w:rFonts w:hint="eastAsia" w:eastAsia="宋体" w:cs="Times New Roman"/>
            <w:b w:val="0"/>
            <w:bCs w:val="0"/>
            <w:i w:val="0"/>
            <w:iCs w:val="0"/>
            <w:sz w:val="24"/>
            <w:szCs w:val="24"/>
            <w:lang w:val="en-US" w:eastAsia="zh-CN"/>
          </w:rPr>
          <w:t>rticle</w:t>
        </w:r>
      </w:ins>
      <w:ins w:id="668" w:author="Ataraxia" w:date="2026-09-05T22:59:59Z">
        <w:r>
          <w:rPr>
            <w:rFonts w:hint="eastAsia" w:eastAsia="宋体" w:cs="Times New Roman"/>
            <w:b w:val="0"/>
            <w:bCs w:val="0"/>
            <w:i w:val="0"/>
            <w:iCs w:val="0"/>
            <w:sz w:val="24"/>
            <w:szCs w:val="24"/>
            <w:lang w:val="en-US" w:eastAsia="zh-CN"/>
          </w:rPr>
          <w:t>s use</w:t>
        </w:r>
      </w:ins>
      <w:ins w:id="669" w:author="Ataraxia" w:date="2026-09-05T23:00:00Z">
        <w:r>
          <w:rPr>
            <w:rFonts w:hint="eastAsia" w:eastAsia="宋体" w:cs="Times New Roman"/>
            <w:b w:val="0"/>
            <w:bCs w:val="0"/>
            <w:i w:val="0"/>
            <w:iCs w:val="0"/>
            <w:sz w:val="24"/>
            <w:szCs w:val="24"/>
            <w:lang w:val="en-US" w:eastAsia="zh-CN"/>
          </w:rPr>
          <w:t xml:space="preserve">d the </w:t>
        </w:r>
      </w:ins>
      <w:ins w:id="670" w:author="Ataraxia" w:date="2026-09-05T23:00:01Z">
        <w:r>
          <w:rPr>
            <w:rFonts w:hint="eastAsia" w:eastAsia="宋体" w:cs="Times New Roman"/>
            <w:b w:val="0"/>
            <w:bCs w:val="0"/>
            <w:i w:val="0"/>
            <w:iCs w:val="0"/>
            <w:sz w:val="24"/>
            <w:szCs w:val="24"/>
            <w:lang w:val="en-US" w:eastAsia="zh-CN"/>
          </w:rPr>
          <w:t>follow</w:t>
        </w:r>
      </w:ins>
      <w:ins w:id="671" w:author="Ataraxia" w:date="2026-09-05T23:00:02Z">
        <w:r>
          <w:rPr>
            <w:rFonts w:hint="eastAsia" w:eastAsia="宋体" w:cs="Times New Roman"/>
            <w:b w:val="0"/>
            <w:bCs w:val="0"/>
            <w:i w:val="0"/>
            <w:iCs w:val="0"/>
            <w:sz w:val="24"/>
            <w:szCs w:val="24"/>
            <w:lang w:val="en-US" w:eastAsia="zh-CN"/>
          </w:rPr>
          <w:t xml:space="preserve">ing </w:t>
        </w:r>
      </w:ins>
      <w:ins w:id="672" w:author="Ataraxia" w:date="2026-09-05T23:00:03Z">
        <w:r>
          <w:rPr>
            <w:rFonts w:hint="eastAsia" w:eastAsia="宋体" w:cs="Times New Roman"/>
            <w:b w:val="0"/>
            <w:bCs w:val="0"/>
            <w:i w:val="0"/>
            <w:iCs w:val="0"/>
            <w:sz w:val="24"/>
            <w:szCs w:val="24"/>
            <w:lang w:val="en-US" w:eastAsia="zh-CN"/>
          </w:rPr>
          <w:t>study</w:t>
        </w:r>
      </w:ins>
      <w:ins w:id="673" w:author="Ataraxia" w:date="2026-09-05T23:00:04Z">
        <w:r>
          <w:rPr>
            <w:rFonts w:hint="eastAsia" w:eastAsia="宋体" w:cs="Times New Roman"/>
            <w:b w:val="0"/>
            <w:bCs w:val="0"/>
            <w:i w:val="0"/>
            <w:iCs w:val="0"/>
            <w:sz w:val="24"/>
            <w:szCs w:val="24"/>
            <w:lang w:val="en-US" w:eastAsia="zh-CN"/>
          </w:rPr>
          <w:t xml:space="preserve"> desi</w:t>
        </w:r>
      </w:ins>
      <w:ins w:id="674" w:author="Ataraxia" w:date="2026-09-05T23:00:05Z">
        <w:r>
          <w:rPr>
            <w:rFonts w:hint="eastAsia" w:eastAsia="宋体" w:cs="Times New Roman"/>
            <w:b w:val="0"/>
            <w:bCs w:val="0"/>
            <w:i w:val="0"/>
            <w:iCs w:val="0"/>
            <w:sz w:val="24"/>
            <w:szCs w:val="24"/>
            <w:lang w:val="en-US" w:eastAsia="zh-CN"/>
          </w:rPr>
          <w:t>gns:</w:t>
        </w:r>
      </w:ins>
      <w:ins w:id="675" w:author="Ataraxia" w:date="2026-09-05T23:00:06Z">
        <w:r>
          <w:rPr>
            <w:rFonts w:hint="eastAsia" w:eastAsia="宋体" w:cs="Times New Roman"/>
            <w:b w:val="0"/>
            <w:bCs w:val="0"/>
            <w:i w:val="0"/>
            <w:iCs w:val="0"/>
            <w:sz w:val="24"/>
            <w:szCs w:val="24"/>
            <w:lang w:val="en-US" w:eastAsia="zh-CN"/>
          </w:rPr>
          <w:t xml:space="preserve"> cross</w:t>
        </w:r>
      </w:ins>
      <w:ins w:id="676" w:author="Ataraxia" w:date="2026-09-05T23:00:07Z">
        <w:r>
          <w:rPr>
            <w:rFonts w:hint="eastAsia" w:eastAsia="宋体" w:cs="Times New Roman"/>
            <w:b w:val="0"/>
            <w:bCs w:val="0"/>
            <w:i w:val="0"/>
            <w:iCs w:val="0"/>
            <w:sz w:val="24"/>
            <w:szCs w:val="24"/>
            <w:lang w:val="en-US" w:eastAsia="zh-CN"/>
          </w:rPr>
          <w:t>-sec</w:t>
        </w:r>
      </w:ins>
      <w:ins w:id="677" w:author="Ataraxia" w:date="2026-09-05T23:00:08Z">
        <w:r>
          <w:rPr>
            <w:rFonts w:hint="eastAsia" w:eastAsia="宋体" w:cs="Times New Roman"/>
            <w:b w:val="0"/>
            <w:bCs w:val="0"/>
            <w:i w:val="0"/>
            <w:iCs w:val="0"/>
            <w:sz w:val="24"/>
            <w:szCs w:val="24"/>
            <w:lang w:val="en-US" w:eastAsia="zh-CN"/>
          </w:rPr>
          <w:t>tional</w:t>
        </w:r>
      </w:ins>
      <w:ins w:id="678" w:author="Ataraxia" w:date="2026-09-05T23:00:09Z">
        <w:r>
          <w:rPr>
            <w:rFonts w:hint="eastAsia" w:eastAsia="宋体" w:cs="Times New Roman"/>
            <w:b w:val="0"/>
            <w:bCs w:val="0"/>
            <w:i w:val="0"/>
            <w:iCs w:val="0"/>
            <w:sz w:val="24"/>
            <w:szCs w:val="24"/>
            <w:lang w:val="en-US" w:eastAsia="zh-CN"/>
          </w:rPr>
          <w:t>, sur</w:t>
        </w:r>
      </w:ins>
      <w:ins w:id="679" w:author="Ataraxia" w:date="2026-09-05T23:00:10Z">
        <w:r>
          <w:rPr>
            <w:rFonts w:hint="eastAsia" w:eastAsia="宋体" w:cs="Times New Roman"/>
            <w:b w:val="0"/>
            <w:bCs w:val="0"/>
            <w:i w:val="0"/>
            <w:iCs w:val="0"/>
            <w:sz w:val="24"/>
            <w:szCs w:val="24"/>
            <w:lang w:val="en-US" w:eastAsia="zh-CN"/>
          </w:rPr>
          <w:t>vey</w:t>
        </w:r>
      </w:ins>
      <w:ins w:id="680" w:author="Ataraxia" w:date="2026-09-05T23:00:11Z">
        <w:r>
          <w:rPr>
            <w:rFonts w:hint="eastAsia" w:eastAsia="宋体" w:cs="Times New Roman"/>
            <w:b w:val="0"/>
            <w:bCs w:val="0"/>
            <w:i w:val="0"/>
            <w:iCs w:val="0"/>
            <w:sz w:val="24"/>
            <w:szCs w:val="24"/>
            <w:lang w:val="en-US" w:eastAsia="zh-CN"/>
          </w:rPr>
          <w:t>, i</w:t>
        </w:r>
      </w:ins>
      <w:ins w:id="681" w:author="Ataraxia" w:date="2026-09-05T23:00:12Z">
        <w:r>
          <w:rPr>
            <w:rFonts w:hint="eastAsia" w:eastAsia="宋体" w:cs="Times New Roman"/>
            <w:b w:val="0"/>
            <w:bCs w:val="0"/>
            <w:i w:val="0"/>
            <w:iCs w:val="0"/>
            <w:sz w:val="24"/>
            <w:szCs w:val="24"/>
            <w:lang w:val="en-US" w:eastAsia="zh-CN"/>
          </w:rPr>
          <w:t>nve</w:t>
        </w:r>
      </w:ins>
      <w:ins w:id="682" w:author="Ataraxia" w:date="2026-09-05T23:00:13Z">
        <w:r>
          <w:rPr>
            <w:rFonts w:hint="eastAsia" w:eastAsia="宋体" w:cs="Times New Roman"/>
            <w:b w:val="0"/>
            <w:bCs w:val="0"/>
            <w:i w:val="0"/>
            <w:iCs w:val="0"/>
            <w:sz w:val="24"/>
            <w:szCs w:val="24"/>
            <w:lang w:val="en-US" w:eastAsia="zh-CN"/>
          </w:rPr>
          <w:t>stiga</w:t>
        </w:r>
      </w:ins>
      <w:ins w:id="683" w:author="Ataraxia" w:date="2026-09-05T23:00:14Z">
        <w:r>
          <w:rPr>
            <w:rFonts w:hint="eastAsia" w:eastAsia="宋体" w:cs="Times New Roman"/>
            <w:b w:val="0"/>
            <w:bCs w:val="0"/>
            <w:i w:val="0"/>
            <w:iCs w:val="0"/>
            <w:sz w:val="24"/>
            <w:szCs w:val="24"/>
            <w:lang w:val="en-US" w:eastAsia="zh-CN"/>
          </w:rPr>
          <w:t>tion</w:t>
        </w:r>
      </w:ins>
      <w:ins w:id="684" w:author="Ataraxia" w:date="2026-09-05T23:00:15Z">
        <w:r>
          <w:rPr>
            <w:rFonts w:hint="eastAsia" w:eastAsia="宋体" w:cs="Times New Roman"/>
            <w:b w:val="0"/>
            <w:bCs w:val="0"/>
            <w:i w:val="0"/>
            <w:iCs w:val="0"/>
            <w:sz w:val="24"/>
            <w:szCs w:val="24"/>
            <w:lang w:val="en-US" w:eastAsia="zh-CN"/>
          </w:rPr>
          <w:t>, pro</w:t>
        </w:r>
      </w:ins>
      <w:ins w:id="685" w:author="Ataraxia" w:date="2026-09-05T23:00:16Z">
        <w:r>
          <w:rPr>
            <w:rFonts w:hint="eastAsia" w:eastAsia="宋体" w:cs="Times New Roman"/>
            <w:b w:val="0"/>
            <w:bCs w:val="0"/>
            <w:i w:val="0"/>
            <w:iCs w:val="0"/>
            <w:sz w:val="24"/>
            <w:szCs w:val="24"/>
            <w:lang w:val="en-US" w:eastAsia="zh-CN"/>
          </w:rPr>
          <w:t>to</w:t>
        </w:r>
      </w:ins>
      <w:ins w:id="686" w:author="Ataraxia" w:date="2026-09-05T23:00:17Z">
        <w:r>
          <w:rPr>
            <w:rFonts w:hint="eastAsia" w:eastAsia="宋体" w:cs="Times New Roman"/>
            <w:b w:val="0"/>
            <w:bCs w:val="0"/>
            <w:i w:val="0"/>
            <w:iCs w:val="0"/>
            <w:sz w:val="24"/>
            <w:szCs w:val="24"/>
            <w:lang w:val="en-US" w:eastAsia="zh-CN"/>
          </w:rPr>
          <w:t>c</w:t>
        </w:r>
      </w:ins>
      <w:ins w:id="687" w:author="Ataraxia" w:date="2026-09-05T23:00:18Z">
        <w:r>
          <w:rPr>
            <w:rFonts w:hint="eastAsia" w:eastAsia="宋体" w:cs="Times New Roman"/>
            <w:b w:val="0"/>
            <w:bCs w:val="0"/>
            <w:i w:val="0"/>
            <w:iCs w:val="0"/>
            <w:sz w:val="24"/>
            <w:szCs w:val="24"/>
            <w:lang w:val="en-US" w:eastAsia="zh-CN"/>
          </w:rPr>
          <w:t>al</w:t>
        </w:r>
      </w:ins>
      <w:ins w:id="688" w:author="Ataraxia" w:date="2026-09-05T23:00:20Z">
        <w:r>
          <w:rPr>
            <w:rFonts w:hint="eastAsia" w:eastAsia="宋体" w:cs="Times New Roman"/>
            <w:b w:val="0"/>
            <w:bCs w:val="0"/>
            <w:i w:val="0"/>
            <w:iCs w:val="0"/>
            <w:sz w:val="24"/>
            <w:szCs w:val="24"/>
            <w:lang w:val="en-US" w:eastAsia="zh-CN"/>
          </w:rPr>
          <w:t>, and</w:t>
        </w:r>
      </w:ins>
      <w:ins w:id="689" w:author="Ataraxia" w:date="2026-09-05T23:00:21Z">
        <w:r>
          <w:rPr>
            <w:rFonts w:hint="eastAsia" w:eastAsia="宋体" w:cs="Times New Roman"/>
            <w:b w:val="0"/>
            <w:bCs w:val="0"/>
            <w:i w:val="0"/>
            <w:iCs w:val="0"/>
            <w:sz w:val="24"/>
            <w:szCs w:val="24"/>
            <w:lang w:val="en-US" w:eastAsia="zh-CN"/>
          </w:rPr>
          <w:t xml:space="preserve"> f</w:t>
        </w:r>
      </w:ins>
      <w:ins w:id="690" w:author="Ataraxia" w:date="2026-09-05T23:00:22Z">
        <w:r>
          <w:rPr>
            <w:rFonts w:hint="eastAsia" w:eastAsia="宋体" w:cs="Times New Roman"/>
            <w:b w:val="0"/>
            <w:bCs w:val="0"/>
            <w:i w:val="0"/>
            <w:iCs w:val="0"/>
            <w:sz w:val="24"/>
            <w:szCs w:val="24"/>
            <w:lang w:val="en-US" w:eastAsia="zh-CN"/>
          </w:rPr>
          <w:t>ea</w:t>
        </w:r>
      </w:ins>
      <w:ins w:id="691" w:author="Ataraxia" w:date="2026-09-05T23:00:23Z">
        <w:r>
          <w:rPr>
            <w:rFonts w:hint="eastAsia" w:eastAsia="宋体" w:cs="Times New Roman"/>
            <w:b w:val="0"/>
            <w:bCs w:val="0"/>
            <w:i w:val="0"/>
            <w:iCs w:val="0"/>
            <w:sz w:val="24"/>
            <w:szCs w:val="24"/>
            <w:lang w:val="en-US" w:eastAsia="zh-CN"/>
          </w:rPr>
          <w:t>s</w:t>
        </w:r>
      </w:ins>
      <w:ins w:id="692" w:author="Ataraxia" w:date="2026-09-05T23:00:24Z">
        <w:r>
          <w:rPr>
            <w:rFonts w:hint="eastAsia" w:eastAsia="宋体" w:cs="Times New Roman"/>
            <w:b w:val="0"/>
            <w:bCs w:val="0"/>
            <w:i w:val="0"/>
            <w:iCs w:val="0"/>
            <w:sz w:val="24"/>
            <w:szCs w:val="24"/>
            <w:lang w:val="en-US" w:eastAsia="zh-CN"/>
          </w:rPr>
          <w:t>ib</w:t>
        </w:r>
      </w:ins>
      <w:ins w:id="693" w:author="Ataraxia" w:date="2026-09-05T23:00:25Z">
        <w:r>
          <w:rPr>
            <w:rFonts w:hint="eastAsia" w:eastAsia="宋体" w:cs="Times New Roman"/>
            <w:b w:val="0"/>
            <w:bCs w:val="0"/>
            <w:i w:val="0"/>
            <w:iCs w:val="0"/>
            <w:sz w:val="24"/>
            <w:szCs w:val="24"/>
            <w:lang w:val="en-US" w:eastAsia="zh-CN"/>
          </w:rPr>
          <w:t>ilit</w:t>
        </w:r>
      </w:ins>
      <w:ins w:id="694" w:author="Ataraxia" w:date="2026-09-05T23:00:26Z">
        <w:r>
          <w:rPr>
            <w:rFonts w:hint="eastAsia" w:eastAsia="宋体" w:cs="Times New Roman"/>
            <w:b w:val="0"/>
            <w:bCs w:val="0"/>
            <w:i w:val="0"/>
            <w:iCs w:val="0"/>
            <w:sz w:val="24"/>
            <w:szCs w:val="24"/>
            <w:lang w:val="en-US" w:eastAsia="zh-CN"/>
          </w:rPr>
          <w:t>y</w:t>
        </w:r>
      </w:ins>
      <w:ins w:id="695" w:author="Ataraxia" w:date="2026-09-05T23:00:27Z">
        <w:r>
          <w:rPr>
            <w:rFonts w:hint="eastAsia" w:eastAsia="宋体" w:cs="Times New Roman"/>
            <w:b w:val="0"/>
            <w:bCs w:val="0"/>
            <w:i w:val="0"/>
            <w:iCs w:val="0"/>
            <w:sz w:val="24"/>
            <w:szCs w:val="24"/>
            <w:lang w:val="en-US" w:eastAsia="zh-CN"/>
          </w:rPr>
          <w:t xml:space="preserve"> rep</w:t>
        </w:r>
      </w:ins>
      <w:ins w:id="696" w:author="Ataraxia" w:date="2026-09-05T23:00:28Z">
        <w:r>
          <w:rPr>
            <w:rFonts w:hint="eastAsia" w:eastAsia="宋体" w:cs="Times New Roman"/>
            <w:b w:val="0"/>
            <w:bCs w:val="0"/>
            <w:i w:val="0"/>
            <w:iCs w:val="0"/>
            <w:sz w:val="24"/>
            <w:szCs w:val="24"/>
            <w:lang w:val="en-US" w:eastAsia="zh-CN"/>
          </w:rPr>
          <w:t>ort</w:t>
        </w:r>
      </w:ins>
      <w:ins w:id="697" w:author="Ataraxia" w:date="2026-09-05T23:00:31Z">
        <w:r>
          <w:rPr>
            <w:rFonts w:hint="eastAsia" w:eastAsia="宋体" w:cs="Times New Roman"/>
            <w:b w:val="0"/>
            <w:bCs w:val="0"/>
            <w:i w:val="0"/>
            <w:iCs w:val="0"/>
            <w:sz w:val="24"/>
            <w:szCs w:val="24"/>
            <w:lang w:val="en-US" w:eastAsia="zh-CN"/>
          </w:rPr>
          <w:t xml:space="preserve"> w</w:t>
        </w:r>
      </w:ins>
      <w:ins w:id="698" w:author="Ataraxia" w:date="2026-09-05T23:00:32Z">
        <w:r>
          <w:rPr>
            <w:rFonts w:hint="eastAsia" w:eastAsia="宋体" w:cs="Times New Roman"/>
            <w:b w:val="0"/>
            <w:bCs w:val="0"/>
            <w:i w:val="0"/>
            <w:iCs w:val="0"/>
            <w:sz w:val="24"/>
            <w:szCs w:val="24"/>
            <w:lang w:val="en-US" w:eastAsia="zh-CN"/>
          </w:rPr>
          <w:t>i</w:t>
        </w:r>
      </w:ins>
      <w:ins w:id="699" w:author="Ataraxia" w:date="2026-09-05T23:00:33Z">
        <w:r>
          <w:rPr>
            <w:rFonts w:hint="eastAsia" w:eastAsia="宋体" w:cs="Times New Roman"/>
            <w:b w:val="0"/>
            <w:bCs w:val="0"/>
            <w:i w:val="0"/>
            <w:iCs w:val="0"/>
            <w:sz w:val="24"/>
            <w:szCs w:val="24"/>
            <w:lang w:val="en-US" w:eastAsia="zh-CN"/>
          </w:rPr>
          <w:t>thout</w:t>
        </w:r>
      </w:ins>
      <w:ins w:id="700" w:author="Ataraxia" w:date="2026-09-05T23:00:34Z">
        <w:r>
          <w:rPr>
            <w:rFonts w:hint="eastAsia" w:eastAsia="宋体" w:cs="Times New Roman"/>
            <w:b w:val="0"/>
            <w:bCs w:val="0"/>
            <w:i w:val="0"/>
            <w:iCs w:val="0"/>
            <w:sz w:val="24"/>
            <w:szCs w:val="24"/>
            <w:lang w:val="en-US" w:eastAsia="zh-CN"/>
          </w:rPr>
          <w:t xml:space="preserve"> dat</w:t>
        </w:r>
      </w:ins>
      <w:ins w:id="701" w:author="Ataraxia" w:date="2026-09-05T23:00:35Z">
        <w:r>
          <w:rPr>
            <w:rFonts w:hint="eastAsia" w:eastAsia="宋体" w:cs="Times New Roman"/>
            <w:b w:val="0"/>
            <w:bCs w:val="0"/>
            <w:i w:val="0"/>
            <w:iCs w:val="0"/>
            <w:sz w:val="24"/>
            <w:szCs w:val="24"/>
            <w:lang w:val="en-US" w:eastAsia="zh-CN"/>
          </w:rPr>
          <w:t xml:space="preserve">a; </w:t>
        </w:r>
      </w:ins>
      <w:ins w:id="702" w:author="Ataraxia" w:date="2026-09-05T23:00:36Z">
        <w:r>
          <w:rPr>
            <w:rFonts w:hint="eastAsia" w:eastAsia="宋体" w:cs="Times New Roman"/>
            <w:b w:val="0"/>
            <w:bCs w:val="0"/>
            <w:i w:val="0"/>
            <w:iCs w:val="0"/>
            <w:sz w:val="24"/>
            <w:szCs w:val="24"/>
            <w:lang w:val="en-US" w:eastAsia="zh-CN"/>
          </w:rPr>
          <w:t>(2</w:t>
        </w:r>
      </w:ins>
      <w:ins w:id="703" w:author="Ataraxia" w:date="2026-09-05T23:00:37Z">
        <w:r>
          <w:rPr>
            <w:rFonts w:hint="eastAsia" w:eastAsia="宋体" w:cs="Times New Roman"/>
            <w:b w:val="0"/>
            <w:bCs w:val="0"/>
            <w:i w:val="0"/>
            <w:iCs w:val="0"/>
            <w:sz w:val="24"/>
            <w:szCs w:val="24"/>
            <w:lang w:val="en-US" w:eastAsia="zh-CN"/>
          </w:rPr>
          <w:t>)</w:t>
        </w:r>
      </w:ins>
      <w:ins w:id="704" w:author="Ataraxia" w:date="2026-09-05T23:00:42Z">
        <w:r>
          <w:rPr>
            <w:rFonts w:hint="eastAsia" w:eastAsia="宋体" w:cs="Times New Roman"/>
            <w:b w:val="0"/>
            <w:bCs w:val="0"/>
            <w:i w:val="0"/>
            <w:iCs w:val="0"/>
            <w:sz w:val="24"/>
            <w:szCs w:val="24"/>
            <w:lang w:val="en-US" w:eastAsia="zh-CN"/>
          </w:rPr>
          <w:t xml:space="preserve"> S</w:t>
        </w:r>
      </w:ins>
      <w:ins w:id="705" w:author="Ataraxia" w:date="2026-09-05T23:00:43Z">
        <w:r>
          <w:rPr>
            <w:rFonts w:hint="eastAsia" w:eastAsia="宋体" w:cs="Times New Roman"/>
            <w:b w:val="0"/>
            <w:bCs w:val="0"/>
            <w:i w:val="0"/>
            <w:iCs w:val="0"/>
            <w:sz w:val="24"/>
            <w:szCs w:val="24"/>
            <w:lang w:val="en-US" w:eastAsia="zh-CN"/>
          </w:rPr>
          <w:t>t</w:t>
        </w:r>
      </w:ins>
      <w:ins w:id="706" w:author="Ataraxia" w:date="2026-09-05T23:00:44Z">
        <w:r>
          <w:rPr>
            <w:rFonts w:hint="eastAsia" w:eastAsia="宋体" w:cs="Times New Roman"/>
            <w:b w:val="0"/>
            <w:bCs w:val="0"/>
            <w:i w:val="0"/>
            <w:iCs w:val="0"/>
            <w:sz w:val="24"/>
            <w:szCs w:val="24"/>
            <w:lang w:val="en-US" w:eastAsia="zh-CN"/>
          </w:rPr>
          <w:t>u</w:t>
        </w:r>
      </w:ins>
      <w:ins w:id="707" w:author="Ataraxia" w:date="2026-09-05T23:00:45Z">
        <w:r>
          <w:rPr>
            <w:rFonts w:hint="eastAsia" w:eastAsia="宋体" w:cs="Times New Roman"/>
            <w:b w:val="0"/>
            <w:bCs w:val="0"/>
            <w:i w:val="0"/>
            <w:iCs w:val="0"/>
            <w:sz w:val="24"/>
            <w:szCs w:val="24"/>
            <w:lang w:val="en-US" w:eastAsia="zh-CN"/>
          </w:rPr>
          <w:t>dies</w:t>
        </w:r>
      </w:ins>
      <w:ins w:id="708" w:author="Ataraxia" w:date="2026-09-05T23:00:46Z">
        <w:r>
          <w:rPr>
            <w:rFonts w:hint="eastAsia" w:eastAsia="宋体" w:cs="Times New Roman"/>
            <w:b w:val="0"/>
            <w:bCs w:val="0"/>
            <w:i w:val="0"/>
            <w:iCs w:val="0"/>
            <w:sz w:val="24"/>
            <w:szCs w:val="24"/>
            <w:lang w:val="en-US" w:eastAsia="zh-CN"/>
          </w:rPr>
          <w:t xml:space="preserve"> were</w:t>
        </w:r>
      </w:ins>
      <w:ins w:id="709" w:author="Ataraxia" w:date="2026-09-05T23:00:47Z">
        <w:r>
          <w:rPr>
            <w:rFonts w:hint="eastAsia" w:eastAsia="宋体" w:cs="Times New Roman"/>
            <w:b w:val="0"/>
            <w:bCs w:val="0"/>
            <w:i w:val="0"/>
            <w:iCs w:val="0"/>
            <w:sz w:val="24"/>
            <w:szCs w:val="24"/>
            <w:lang w:val="en-US" w:eastAsia="zh-CN"/>
          </w:rPr>
          <w:t xml:space="preserve"> exc</w:t>
        </w:r>
      </w:ins>
      <w:ins w:id="710" w:author="Ataraxia" w:date="2026-09-05T23:00:48Z">
        <w:r>
          <w:rPr>
            <w:rFonts w:hint="eastAsia" w:eastAsia="宋体" w:cs="Times New Roman"/>
            <w:b w:val="0"/>
            <w:bCs w:val="0"/>
            <w:i w:val="0"/>
            <w:iCs w:val="0"/>
            <w:sz w:val="24"/>
            <w:szCs w:val="24"/>
            <w:lang w:val="en-US" w:eastAsia="zh-CN"/>
          </w:rPr>
          <w:t>luded</w:t>
        </w:r>
      </w:ins>
      <w:ins w:id="711" w:author="Ataraxia" w:date="2026-09-05T23:00:49Z">
        <w:r>
          <w:rPr>
            <w:rFonts w:hint="eastAsia" w:eastAsia="宋体" w:cs="Times New Roman"/>
            <w:b w:val="0"/>
            <w:bCs w:val="0"/>
            <w:i w:val="0"/>
            <w:iCs w:val="0"/>
            <w:sz w:val="24"/>
            <w:szCs w:val="24"/>
            <w:lang w:val="en-US" w:eastAsia="zh-CN"/>
          </w:rPr>
          <w:t xml:space="preserve"> if p</w:t>
        </w:r>
      </w:ins>
      <w:ins w:id="712" w:author="Ataraxia" w:date="2026-09-05T23:00:50Z">
        <w:r>
          <w:rPr>
            <w:rFonts w:hint="eastAsia" w:eastAsia="宋体" w:cs="Times New Roman"/>
            <w:b w:val="0"/>
            <w:bCs w:val="0"/>
            <w:i w:val="0"/>
            <w:iCs w:val="0"/>
            <w:sz w:val="24"/>
            <w:szCs w:val="24"/>
            <w:lang w:val="en-US" w:eastAsia="zh-CN"/>
          </w:rPr>
          <w:t>artici</w:t>
        </w:r>
      </w:ins>
      <w:ins w:id="713" w:author="Ataraxia" w:date="2026-09-05T23:00:51Z">
        <w:r>
          <w:rPr>
            <w:rFonts w:hint="eastAsia" w:eastAsia="宋体" w:cs="Times New Roman"/>
            <w:b w:val="0"/>
            <w:bCs w:val="0"/>
            <w:i w:val="0"/>
            <w:iCs w:val="0"/>
            <w:sz w:val="24"/>
            <w:szCs w:val="24"/>
            <w:lang w:val="en-US" w:eastAsia="zh-CN"/>
          </w:rPr>
          <w:t>pant</w:t>
        </w:r>
      </w:ins>
      <w:ins w:id="714" w:author="Ataraxia" w:date="2026-09-05T23:00:52Z">
        <w:r>
          <w:rPr>
            <w:rFonts w:hint="eastAsia" w:eastAsia="宋体" w:cs="Times New Roman"/>
            <w:b w:val="0"/>
            <w:bCs w:val="0"/>
            <w:i w:val="0"/>
            <w:iCs w:val="0"/>
            <w:sz w:val="24"/>
            <w:szCs w:val="24"/>
            <w:lang w:val="en-US" w:eastAsia="zh-CN"/>
          </w:rPr>
          <w:t>s w</w:t>
        </w:r>
      </w:ins>
      <w:ins w:id="715" w:author="Ataraxia" w:date="2026-09-05T23:00:53Z">
        <w:r>
          <w:rPr>
            <w:rFonts w:hint="eastAsia" w:eastAsia="宋体" w:cs="Times New Roman"/>
            <w:b w:val="0"/>
            <w:bCs w:val="0"/>
            <w:i w:val="0"/>
            <w:iCs w:val="0"/>
            <w:sz w:val="24"/>
            <w:szCs w:val="24"/>
            <w:lang w:val="en-US" w:eastAsia="zh-CN"/>
          </w:rPr>
          <w:t>ere not</w:t>
        </w:r>
      </w:ins>
      <w:ins w:id="716" w:author="Ataraxia" w:date="2026-09-05T23:00:54Z">
        <w:r>
          <w:rPr>
            <w:rFonts w:hint="eastAsia" w:eastAsia="宋体" w:cs="Times New Roman"/>
            <w:b w:val="0"/>
            <w:bCs w:val="0"/>
            <w:i w:val="0"/>
            <w:iCs w:val="0"/>
            <w:sz w:val="24"/>
            <w:szCs w:val="24"/>
            <w:lang w:val="en-US" w:eastAsia="zh-CN"/>
          </w:rPr>
          <w:t xml:space="preserve"> gen</w:t>
        </w:r>
      </w:ins>
      <w:ins w:id="717" w:author="Ataraxia" w:date="2026-09-05T23:00:55Z">
        <w:r>
          <w:rPr>
            <w:rFonts w:hint="eastAsia" w:eastAsia="宋体" w:cs="Times New Roman"/>
            <w:b w:val="0"/>
            <w:bCs w:val="0"/>
            <w:i w:val="0"/>
            <w:iCs w:val="0"/>
            <w:sz w:val="24"/>
            <w:szCs w:val="24"/>
            <w:lang w:val="en-US" w:eastAsia="zh-CN"/>
          </w:rPr>
          <w:t>erall</w:t>
        </w:r>
      </w:ins>
      <w:ins w:id="718" w:author="Ataraxia" w:date="2026-09-05T23:00:56Z">
        <w:r>
          <w:rPr>
            <w:rFonts w:hint="eastAsia" w:eastAsia="宋体" w:cs="Times New Roman"/>
            <w:b w:val="0"/>
            <w:bCs w:val="0"/>
            <w:i w:val="0"/>
            <w:iCs w:val="0"/>
            <w:sz w:val="24"/>
            <w:szCs w:val="24"/>
            <w:lang w:val="en-US" w:eastAsia="zh-CN"/>
          </w:rPr>
          <w:t>y heal</w:t>
        </w:r>
      </w:ins>
      <w:ins w:id="719" w:author="Ataraxia" w:date="2026-09-05T23:00:57Z">
        <w:r>
          <w:rPr>
            <w:rFonts w:hint="eastAsia" w:eastAsia="宋体" w:cs="Times New Roman"/>
            <w:b w:val="0"/>
            <w:bCs w:val="0"/>
            <w:i w:val="0"/>
            <w:iCs w:val="0"/>
            <w:sz w:val="24"/>
            <w:szCs w:val="24"/>
            <w:lang w:val="en-US" w:eastAsia="zh-CN"/>
          </w:rPr>
          <w:t>thy</w:t>
        </w:r>
      </w:ins>
      <w:ins w:id="720" w:author="Ataraxia" w:date="2026-09-05T23:00:58Z">
        <w:r>
          <w:rPr>
            <w:rFonts w:hint="eastAsia" w:eastAsia="宋体" w:cs="Times New Roman"/>
            <w:b w:val="0"/>
            <w:bCs w:val="0"/>
            <w:i w:val="0"/>
            <w:iCs w:val="0"/>
            <w:sz w:val="24"/>
            <w:szCs w:val="24"/>
            <w:lang w:val="en-US" w:eastAsia="zh-CN"/>
          </w:rPr>
          <w:t xml:space="preserve"> ad</w:t>
        </w:r>
      </w:ins>
      <w:ins w:id="721" w:author="Ataraxia" w:date="2026-09-05T23:00:59Z">
        <w:r>
          <w:rPr>
            <w:rFonts w:hint="eastAsia" w:eastAsia="宋体" w:cs="Times New Roman"/>
            <w:b w:val="0"/>
            <w:bCs w:val="0"/>
            <w:i w:val="0"/>
            <w:iCs w:val="0"/>
            <w:sz w:val="24"/>
            <w:szCs w:val="24"/>
            <w:lang w:val="en-US" w:eastAsia="zh-CN"/>
          </w:rPr>
          <w:t>ults</w:t>
        </w:r>
      </w:ins>
      <w:ins w:id="722" w:author="Ataraxia" w:date="2026-09-05T23:01:01Z">
        <w:r>
          <w:rPr>
            <w:rFonts w:hint="eastAsia" w:eastAsia="宋体" w:cs="Times New Roman"/>
            <w:b w:val="0"/>
            <w:bCs w:val="0"/>
            <w:i w:val="0"/>
            <w:iCs w:val="0"/>
            <w:sz w:val="24"/>
            <w:szCs w:val="24"/>
            <w:lang w:val="en-US" w:eastAsia="zh-CN"/>
          </w:rPr>
          <w:t xml:space="preserve">; </w:t>
        </w:r>
      </w:ins>
      <w:ins w:id="723" w:author="Ataraxia" w:date="2026-09-05T23:01:02Z">
        <w:r>
          <w:rPr>
            <w:rFonts w:hint="eastAsia" w:eastAsia="宋体" w:cs="Times New Roman"/>
            <w:b w:val="0"/>
            <w:bCs w:val="0"/>
            <w:i w:val="0"/>
            <w:iCs w:val="0"/>
            <w:sz w:val="24"/>
            <w:szCs w:val="24"/>
            <w:lang w:val="en-US" w:eastAsia="zh-CN"/>
          </w:rPr>
          <w:t>(3)</w:t>
        </w:r>
      </w:ins>
      <w:ins w:id="724" w:author="Ataraxia" w:date="2026-09-05T23:01:03Z">
        <w:r>
          <w:rPr>
            <w:rFonts w:hint="eastAsia" w:eastAsia="宋体" w:cs="Times New Roman"/>
            <w:b w:val="0"/>
            <w:bCs w:val="0"/>
            <w:i w:val="0"/>
            <w:iCs w:val="0"/>
            <w:sz w:val="24"/>
            <w:szCs w:val="24"/>
            <w:lang w:val="en-US" w:eastAsia="zh-CN"/>
          </w:rPr>
          <w:t xml:space="preserve"> A</w:t>
        </w:r>
      </w:ins>
      <w:ins w:id="725" w:author="Ataraxia" w:date="2026-09-05T23:01:04Z">
        <w:r>
          <w:rPr>
            <w:rFonts w:hint="eastAsia" w:eastAsia="宋体" w:cs="Times New Roman"/>
            <w:b w:val="0"/>
            <w:bCs w:val="0"/>
            <w:i w:val="0"/>
            <w:iCs w:val="0"/>
            <w:sz w:val="24"/>
            <w:szCs w:val="24"/>
            <w:lang w:val="en-US" w:eastAsia="zh-CN"/>
          </w:rPr>
          <w:t>rtic</w:t>
        </w:r>
      </w:ins>
      <w:ins w:id="726" w:author="Ataraxia" w:date="2026-09-05T23:01:05Z">
        <w:r>
          <w:rPr>
            <w:rFonts w:hint="eastAsia" w:eastAsia="宋体" w:cs="Times New Roman"/>
            <w:b w:val="0"/>
            <w:bCs w:val="0"/>
            <w:i w:val="0"/>
            <w:iCs w:val="0"/>
            <w:sz w:val="24"/>
            <w:szCs w:val="24"/>
            <w:lang w:val="en-US" w:eastAsia="zh-CN"/>
          </w:rPr>
          <w:t>les</w:t>
        </w:r>
      </w:ins>
      <w:ins w:id="727" w:author="Ataraxia" w:date="2026-09-05T23:01:06Z">
        <w:r>
          <w:rPr>
            <w:rFonts w:hint="eastAsia" w:eastAsia="宋体" w:cs="Times New Roman"/>
            <w:b w:val="0"/>
            <w:bCs w:val="0"/>
            <w:i w:val="0"/>
            <w:iCs w:val="0"/>
            <w:sz w:val="24"/>
            <w:szCs w:val="24"/>
            <w:lang w:val="en-US" w:eastAsia="zh-CN"/>
          </w:rPr>
          <w:t>,</w:t>
        </w:r>
      </w:ins>
      <w:ins w:id="728" w:author="Ataraxia" w:date="2026-09-05T23:01:07Z">
        <w:r>
          <w:rPr>
            <w:rFonts w:hint="eastAsia" w:eastAsia="宋体" w:cs="Times New Roman"/>
            <w:b w:val="0"/>
            <w:bCs w:val="0"/>
            <w:i w:val="0"/>
            <w:iCs w:val="0"/>
            <w:sz w:val="24"/>
            <w:szCs w:val="24"/>
            <w:lang w:val="en-US" w:eastAsia="zh-CN"/>
          </w:rPr>
          <w:t xml:space="preserve"> meeti</w:t>
        </w:r>
      </w:ins>
      <w:ins w:id="729" w:author="Ataraxia" w:date="2026-09-05T23:01:08Z">
        <w:r>
          <w:rPr>
            <w:rFonts w:hint="eastAsia" w:eastAsia="宋体" w:cs="Times New Roman"/>
            <w:b w:val="0"/>
            <w:bCs w:val="0"/>
            <w:i w:val="0"/>
            <w:iCs w:val="0"/>
            <w:sz w:val="24"/>
            <w:szCs w:val="24"/>
            <w:lang w:val="en-US" w:eastAsia="zh-CN"/>
          </w:rPr>
          <w:t>ng a</w:t>
        </w:r>
      </w:ins>
      <w:ins w:id="730" w:author="Ataraxia" w:date="2026-09-05T23:01:09Z">
        <w:r>
          <w:rPr>
            <w:rFonts w:hint="eastAsia" w:eastAsia="宋体" w:cs="Times New Roman"/>
            <w:b w:val="0"/>
            <w:bCs w:val="0"/>
            <w:i w:val="0"/>
            <w:iCs w:val="0"/>
            <w:sz w:val="24"/>
            <w:szCs w:val="24"/>
            <w:lang w:val="en-US" w:eastAsia="zh-CN"/>
          </w:rPr>
          <w:t>bstr</w:t>
        </w:r>
      </w:ins>
      <w:ins w:id="731" w:author="Ataraxia" w:date="2026-09-05T23:01:10Z">
        <w:r>
          <w:rPr>
            <w:rFonts w:hint="eastAsia" w:eastAsia="宋体" w:cs="Times New Roman"/>
            <w:b w:val="0"/>
            <w:bCs w:val="0"/>
            <w:i w:val="0"/>
            <w:iCs w:val="0"/>
            <w:sz w:val="24"/>
            <w:szCs w:val="24"/>
            <w:lang w:val="en-US" w:eastAsia="zh-CN"/>
          </w:rPr>
          <w:t>acts</w:t>
        </w:r>
      </w:ins>
      <w:ins w:id="732" w:author="Ataraxia" w:date="2026-09-05T23:01:11Z">
        <w:r>
          <w:rPr>
            <w:rFonts w:hint="eastAsia" w:eastAsia="宋体" w:cs="Times New Roman"/>
            <w:b w:val="0"/>
            <w:bCs w:val="0"/>
            <w:i w:val="0"/>
            <w:iCs w:val="0"/>
            <w:sz w:val="24"/>
            <w:szCs w:val="24"/>
            <w:lang w:val="en-US" w:eastAsia="zh-CN"/>
          </w:rPr>
          <w:t xml:space="preserve">, </w:t>
        </w:r>
      </w:ins>
      <w:ins w:id="733" w:author="Ataraxia" w:date="2026-09-05T23:01:12Z">
        <w:r>
          <w:rPr>
            <w:rFonts w:hint="eastAsia" w:eastAsia="宋体" w:cs="Times New Roman"/>
            <w:b w:val="0"/>
            <w:bCs w:val="0"/>
            <w:i w:val="0"/>
            <w:iCs w:val="0"/>
            <w:sz w:val="24"/>
            <w:szCs w:val="24"/>
            <w:lang w:val="en-US" w:eastAsia="zh-CN"/>
          </w:rPr>
          <w:t>book</w:t>
        </w:r>
      </w:ins>
      <w:ins w:id="734" w:author="Ataraxia" w:date="2026-09-05T23:01:13Z">
        <w:r>
          <w:rPr>
            <w:rFonts w:hint="eastAsia" w:eastAsia="宋体" w:cs="Times New Roman"/>
            <w:b w:val="0"/>
            <w:bCs w:val="0"/>
            <w:i w:val="0"/>
            <w:iCs w:val="0"/>
            <w:sz w:val="24"/>
            <w:szCs w:val="24"/>
            <w:lang w:val="en-US" w:eastAsia="zh-CN"/>
          </w:rPr>
          <w:t xml:space="preserve"> sect</w:t>
        </w:r>
      </w:ins>
      <w:ins w:id="735" w:author="Ataraxia" w:date="2026-09-05T23:01:14Z">
        <w:r>
          <w:rPr>
            <w:rFonts w:hint="eastAsia" w:eastAsia="宋体" w:cs="Times New Roman"/>
            <w:b w:val="0"/>
            <w:bCs w:val="0"/>
            <w:i w:val="0"/>
            <w:iCs w:val="0"/>
            <w:sz w:val="24"/>
            <w:szCs w:val="24"/>
            <w:lang w:val="en-US" w:eastAsia="zh-CN"/>
          </w:rPr>
          <w:t>ions w</w:t>
        </w:r>
      </w:ins>
      <w:ins w:id="736" w:author="Ataraxia" w:date="2026-09-05T23:01:15Z">
        <w:r>
          <w:rPr>
            <w:rFonts w:hint="eastAsia" w:eastAsia="宋体" w:cs="Times New Roman"/>
            <w:b w:val="0"/>
            <w:bCs w:val="0"/>
            <w:i w:val="0"/>
            <w:iCs w:val="0"/>
            <w:sz w:val="24"/>
            <w:szCs w:val="24"/>
            <w:lang w:val="en-US" w:eastAsia="zh-CN"/>
          </w:rPr>
          <w:t>ere</w:t>
        </w:r>
      </w:ins>
      <w:ins w:id="737" w:author="Ataraxia" w:date="2026-09-05T23:01:16Z">
        <w:r>
          <w:rPr>
            <w:rFonts w:hint="eastAsia" w:eastAsia="宋体" w:cs="Times New Roman"/>
            <w:b w:val="0"/>
            <w:bCs w:val="0"/>
            <w:i w:val="0"/>
            <w:iCs w:val="0"/>
            <w:sz w:val="24"/>
            <w:szCs w:val="24"/>
            <w:lang w:val="en-US" w:eastAsia="zh-CN"/>
          </w:rPr>
          <w:t xml:space="preserve"> not </w:t>
        </w:r>
      </w:ins>
      <w:ins w:id="738" w:author="Ataraxia" w:date="2026-09-05T23:01:17Z">
        <w:r>
          <w:rPr>
            <w:rFonts w:hint="eastAsia" w:eastAsia="宋体" w:cs="Times New Roman"/>
            <w:b w:val="0"/>
            <w:bCs w:val="0"/>
            <w:i w:val="0"/>
            <w:iCs w:val="0"/>
            <w:sz w:val="24"/>
            <w:szCs w:val="24"/>
            <w:lang w:val="en-US" w:eastAsia="zh-CN"/>
          </w:rPr>
          <w:t>wri</w:t>
        </w:r>
      </w:ins>
      <w:ins w:id="739" w:author="Ataraxia" w:date="2026-09-05T23:01:18Z">
        <w:r>
          <w:rPr>
            <w:rFonts w:hint="eastAsia" w:eastAsia="宋体" w:cs="Times New Roman"/>
            <w:b w:val="0"/>
            <w:bCs w:val="0"/>
            <w:i w:val="0"/>
            <w:iCs w:val="0"/>
            <w:sz w:val="24"/>
            <w:szCs w:val="24"/>
            <w:lang w:val="en-US" w:eastAsia="zh-CN"/>
          </w:rPr>
          <w:t>tten in</w:t>
        </w:r>
      </w:ins>
      <w:ins w:id="740" w:author="Ataraxia" w:date="2026-09-05T23:01:19Z">
        <w:r>
          <w:rPr>
            <w:rFonts w:hint="eastAsia" w:eastAsia="宋体" w:cs="Times New Roman"/>
            <w:b w:val="0"/>
            <w:bCs w:val="0"/>
            <w:i w:val="0"/>
            <w:iCs w:val="0"/>
            <w:sz w:val="24"/>
            <w:szCs w:val="24"/>
            <w:lang w:val="en-US" w:eastAsia="zh-CN"/>
          </w:rPr>
          <w:t xml:space="preserve"> En</w:t>
        </w:r>
      </w:ins>
      <w:ins w:id="741" w:author="Ataraxia" w:date="2026-09-05T23:01:20Z">
        <w:r>
          <w:rPr>
            <w:rFonts w:hint="eastAsia" w:eastAsia="宋体" w:cs="Times New Roman"/>
            <w:b w:val="0"/>
            <w:bCs w:val="0"/>
            <w:i w:val="0"/>
            <w:iCs w:val="0"/>
            <w:sz w:val="24"/>
            <w:szCs w:val="24"/>
            <w:lang w:val="en-US" w:eastAsia="zh-CN"/>
          </w:rPr>
          <w:t>glish</w:t>
        </w:r>
      </w:ins>
      <w:ins w:id="742" w:author="Ataraxia" w:date="2026-09-05T23:01:21Z">
        <w:r>
          <w:rPr>
            <w:rFonts w:hint="eastAsia" w:eastAsia="宋体" w:cs="Times New Roman"/>
            <w:b w:val="0"/>
            <w:bCs w:val="0"/>
            <w:i w:val="0"/>
            <w:iCs w:val="0"/>
            <w:sz w:val="24"/>
            <w:szCs w:val="24"/>
            <w:lang w:val="en-US" w:eastAsia="zh-CN"/>
          </w:rPr>
          <w:t>; (</w:t>
        </w:r>
      </w:ins>
      <w:ins w:id="743" w:author="Ataraxia" w:date="2026-09-05T23:01:22Z">
        <w:r>
          <w:rPr>
            <w:rFonts w:hint="eastAsia" w:eastAsia="宋体" w:cs="Times New Roman"/>
            <w:b w:val="0"/>
            <w:bCs w:val="0"/>
            <w:i w:val="0"/>
            <w:iCs w:val="0"/>
            <w:sz w:val="24"/>
            <w:szCs w:val="24"/>
            <w:lang w:val="en-US" w:eastAsia="zh-CN"/>
          </w:rPr>
          <w:t>4</w:t>
        </w:r>
      </w:ins>
      <w:ins w:id="744" w:author="Ataraxia" w:date="2026-09-05T23:01:23Z">
        <w:r>
          <w:rPr>
            <w:rFonts w:hint="eastAsia" w:eastAsia="宋体" w:cs="Times New Roman"/>
            <w:b w:val="0"/>
            <w:bCs w:val="0"/>
            <w:i w:val="0"/>
            <w:iCs w:val="0"/>
            <w:sz w:val="24"/>
            <w:szCs w:val="24"/>
            <w:lang w:val="en-US" w:eastAsia="zh-CN"/>
          </w:rPr>
          <w:t xml:space="preserve">) </w:t>
        </w:r>
      </w:ins>
      <w:ins w:id="745" w:author="Ataraxia" w:date="2026-09-05T23:01:24Z">
        <w:r>
          <w:rPr>
            <w:rFonts w:hint="eastAsia" w:eastAsia="宋体" w:cs="Times New Roman"/>
            <w:b w:val="0"/>
            <w:bCs w:val="0"/>
            <w:i w:val="0"/>
            <w:iCs w:val="0"/>
            <w:sz w:val="24"/>
            <w:szCs w:val="24"/>
            <w:lang w:val="en-US" w:eastAsia="zh-CN"/>
          </w:rPr>
          <w:t>Art</w:t>
        </w:r>
      </w:ins>
      <w:ins w:id="746" w:author="Ataraxia" w:date="2026-09-05T23:01:25Z">
        <w:r>
          <w:rPr>
            <w:rFonts w:hint="eastAsia" w:eastAsia="宋体" w:cs="Times New Roman"/>
            <w:b w:val="0"/>
            <w:bCs w:val="0"/>
            <w:i w:val="0"/>
            <w:iCs w:val="0"/>
            <w:sz w:val="24"/>
            <w:szCs w:val="24"/>
            <w:lang w:val="en-US" w:eastAsia="zh-CN"/>
          </w:rPr>
          <w:t xml:space="preserve">icles </w:t>
        </w:r>
      </w:ins>
      <w:ins w:id="747" w:author="Ataraxia" w:date="2026-09-05T23:01:26Z">
        <w:r>
          <w:rPr>
            <w:rFonts w:hint="eastAsia" w:eastAsia="宋体" w:cs="Times New Roman"/>
            <w:b w:val="0"/>
            <w:bCs w:val="0"/>
            <w:i w:val="0"/>
            <w:iCs w:val="0"/>
            <w:sz w:val="24"/>
            <w:szCs w:val="24"/>
            <w:lang w:val="en-US" w:eastAsia="zh-CN"/>
          </w:rPr>
          <w:t>w</w:t>
        </w:r>
      </w:ins>
      <w:ins w:id="748" w:author="Ataraxia" w:date="2026-09-05T23:01:27Z">
        <w:r>
          <w:rPr>
            <w:rFonts w:hint="eastAsia" w:eastAsia="宋体" w:cs="Times New Roman"/>
            <w:b w:val="0"/>
            <w:bCs w:val="0"/>
            <w:i w:val="0"/>
            <w:iCs w:val="0"/>
            <w:sz w:val="24"/>
            <w:szCs w:val="24"/>
            <w:lang w:val="en-US" w:eastAsia="zh-CN"/>
          </w:rPr>
          <w:t>i</w:t>
        </w:r>
      </w:ins>
      <w:ins w:id="749" w:author="Ataraxia" w:date="2026-09-05T23:01:28Z">
        <w:r>
          <w:rPr>
            <w:rFonts w:hint="eastAsia" w:eastAsia="宋体" w:cs="Times New Roman"/>
            <w:b w:val="0"/>
            <w:bCs w:val="0"/>
            <w:i w:val="0"/>
            <w:iCs w:val="0"/>
            <w:sz w:val="24"/>
            <w:szCs w:val="24"/>
            <w:lang w:val="en-US" w:eastAsia="zh-CN"/>
          </w:rPr>
          <w:t>th</w:t>
        </w:r>
      </w:ins>
      <w:ins w:id="750" w:author="Ataraxia" w:date="2026-09-05T23:01:29Z">
        <w:r>
          <w:rPr>
            <w:rFonts w:hint="eastAsia" w:eastAsia="宋体" w:cs="Times New Roman"/>
            <w:b w:val="0"/>
            <w:bCs w:val="0"/>
            <w:i w:val="0"/>
            <w:iCs w:val="0"/>
            <w:sz w:val="24"/>
            <w:szCs w:val="24"/>
            <w:lang w:val="en-US" w:eastAsia="zh-CN"/>
          </w:rPr>
          <w:t xml:space="preserve">out </w:t>
        </w:r>
      </w:ins>
      <w:ins w:id="751" w:author="Ataraxia" w:date="2026-09-05T23:01:30Z">
        <w:r>
          <w:rPr>
            <w:rFonts w:hint="eastAsia" w:eastAsia="宋体" w:cs="Times New Roman"/>
            <w:b w:val="0"/>
            <w:bCs w:val="0"/>
            <w:i w:val="0"/>
            <w:iCs w:val="0"/>
            <w:sz w:val="24"/>
            <w:szCs w:val="24"/>
            <w:lang w:val="en-US" w:eastAsia="zh-CN"/>
          </w:rPr>
          <w:t xml:space="preserve">an </w:t>
        </w:r>
      </w:ins>
      <w:ins w:id="752" w:author="Ataraxia" w:date="2026-09-05T23:01:31Z">
        <w:r>
          <w:rPr>
            <w:rFonts w:hint="eastAsia" w:eastAsia="宋体" w:cs="Times New Roman"/>
            <w:b w:val="0"/>
            <w:bCs w:val="0"/>
            <w:i w:val="0"/>
            <w:iCs w:val="0"/>
            <w:sz w:val="24"/>
            <w:szCs w:val="24"/>
            <w:lang w:val="en-US" w:eastAsia="zh-CN"/>
          </w:rPr>
          <w:t>Eng</w:t>
        </w:r>
      </w:ins>
      <w:ins w:id="753" w:author="Ataraxia" w:date="2026-09-05T23:01:32Z">
        <w:r>
          <w:rPr>
            <w:rFonts w:hint="eastAsia" w:eastAsia="宋体" w:cs="Times New Roman"/>
            <w:b w:val="0"/>
            <w:bCs w:val="0"/>
            <w:i w:val="0"/>
            <w:iCs w:val="0"/>
            <w:sz w:val="24"/>
            <w:szCs w:val="24"/>
            <w:lang w:val="en-US" w:eastAsia="zh-CN"/>
          </w:rPr>
          <w:t>lish</w:t>
        </w:r>
      </w:ins>
      <w:ins w:id="754" w:author="Ataraxia" w:date="2026-09-05T23:01:33Z">
        <w:r>
          <w:rPr>
            <w:rFonts w:hint="eastAsia" w:eastAsia="宋体" w:cs="Times New Roman"/>
            <w:b w:val="0"/>
            <w:bCs w:val="0"/>
            <w:i w:val="0"/>
            <w:iCs w:val="0"/>
            <w:sz w:val="24"/>
            <w:szCs w:val="24"/>
            <w:lang w:val="en-US" w:eastAsia="zh-CN"/>
          </w:rPr>
          <w:t xml:space="preserve"> ab</w:t>
        </w:r>
      </w:ins>
      <w:ins w:id="755" w:author="Ataraxia" w:date="2026-09-05T23:01:34Z">
        <w:r>
          <w:rPr>
            <w:rFonts w:hint="eastAsia" w:eastAsia="宋体" w:cs="Times New Roman"/>
            <w:b w:val="0"/>
            <w:bCs w:val="0"/>
            <w:i w:val="0"/>
            <w:iCs w:val="0"/>
            <w:sz w:val="24"/>
            <w:szCs w:val="24"/>
            <w:lang w:val="en-US" w:eastAsia="zh-CN"/>
          </w:rPr>
          <w:t>stra</w:t>
        </w:r>
      </w:ins>
      <w:ins w:id="756" w:author="Ataraxia" w:date="2026-09-05T23:01:35Z">
        <w:r>
          <w:rPr>
            <w:rFonts w:hint="eastAsia" w:eastAsia="宋体" w:cs="Times New Roman"/>
            <w:b w:val="0"/>
            <w:bCs w:val="0"/>
            <w:i w:val="0"/>
            <w:iCs w:val="0"/>
            <w:sz w:val="24"/>
            <w:szCs w:val="24"/>
            <w:lang w:val="en-US" w:eastAsia="zh-CN"/>
          </w:rPr>
          <w:t>ct</w:t>
        </w:r>
      </w:ins>
      <w:ins w:id="757" w:author="Ataraxia" w:date="2026-09-05T23:01:36Z">
        <w:r>
          <w:rPr>
            <w:rFonts w:hint="eastAsia" w:eastAsia="宋体" w:cs="Times New Roman"/>
            <w:b w:val="0"/>
            <w:bCs w:val="0"/>
            <w:i w:val="0"/>
            <w:iCs w:val="0"/>
            <w:sz w:val="24"/>
            <w:szCs w:val="24"/>
            <w:lang w:val="en-US" w:eastAsia="zh-CN"/>
          </w:rPr>
          <w:t>, cont</w:t>
        </w:r>
      </w:ins>
      <w:ins w:id="758" w:author="Ataraxia" w:date="2026-09-05T23:01:37Z">
        <w:r>
          <w:rPr>
            <w:rFonts w:hint="eastAsia" w:eastAsia="宋体" w:cs="Times New Roman"/>
            <w:b w:val="0"/>
            <w:bCs w:val="0"/>
            <w:i w:val="0"/>
            <w:iCs w:val="0"/>
            <w:sz w:val="24"/>
            <w:szCs w:val="24"/>
            <w:lang w:val="en-US" w:eastAsia="zh-CN"/>
          </w:rPr>
          <w:t>ain</w:t>
        </w:r>
      </w:ins>
      <w:ins w:id="759" w:author="Ataraxia" w:date="2026-09-05T23:01:38Z">
        <w:r>
          <w:rPr>
            <w:rFonts w:hint="eastAsia" w:eastAsia="宋体" w:cs="Times New Roman"/>
            <w:b w:val="0"/>
            <w:bCs w:val="0"/>
            <w:i w:val="0"/>
            <w:iCs w:val="0"/>
            <w:sz w:val="24"/>
            <w:szCs w:val="24"/>
            <w:lang w:val="en-US" w:eastAsia="zh-CN"/>
          </w:rPr>
          <w:t>ing d</w:t>
        </w:r>
      </w:ins>
      <w:ins w:id="760" w:author="Ataraxia" w:date="2026-09-05T23:01:39Z">
        <w:r>
          <w:rPr>
            <w:rFonts w:hint="eastAsia" w:eastAsia="宋体" w:cs="Times New Roman"/>
            <w:b w:val="0"/>
            <w:bCs w:val="0"/>
            <w:i w:val="0"/>
            <w:iCs w:val="0"/>
            <w:sz w:val="24"/>
            <w:szCs w:val="24"/>
            <w:lang w:val="en-US" w:eastAsia="zh-CN"/>
          </w:rPr>
          <w:t>ata d</w:t>
        </w:r>
      </w:ins>
      <w:ins w:id="761" w:author="Ataraxia" w:date="2026-09-05T23:01:40Z">
        <w:r>
          <w:rPr>
            <w:rFonts w:hint="eastAsia" w:eastAsia="宋体" w:cs="Times New Roman"/>
            <w:b w:val="0"/>
            <w:bCs w:val="0"/>
            <w:i w:val="0"/>
            <w:iCs w:val="0"/>
            <w:sz w:val="24"/>
            <w:szCs w:val="24"/>
            <w:lang w:val="en-US" w:eastAsia="zh-CN"/>
          </w:rPr>
          <w:t>efi</w:t>
        </w:r>
      </w:ins>
      <w:ins w:id="762" w:author="Ataraxia" w:date="2026-09-05T23:01:41Z">
        <w:r>
          <w:rPr>
            <w:rFonts w:hint="eastAsia" w:eastAsia="宋体" w:cs="Times New Roman"/>
            <w:b w:val="0"/>
            <w:bCs w:val="0"/>
            <w:i w:val="0"/>
            <w:iCs w:val="0"/>
            <w:sz w:val="24"/>
            <w:szCs w:val="24"/>
            <w:lang w:val="en-US" w:eastAsia="zh-CN"/>
          </w:rPr>
          <w:t>cienci</w:t>
        </w:r>
      </w:ins>
      <w:ins w:id="763" w:author="Ataraxia" w:date="2026-09-05T23:01:42Z">
        <w:r>
          <w:rPr>
            <w:rFonts w:hint="eastAsia" w:eastAsia="宋体" w:cs="Times New Roman"/>
            <w:b w:val="0"/>
            <w:bCs w:val="0"/>
            <w:i w:val="0"/>
            <w:iCs w:val="0"/>
            <w:sz w:val="24"/>
            <w:szCs w:val="24"/>
            <w:lang w:val="en-US" w:eastAsia="zh-CN"/>
          </w:rPr>
          <w:t>es, or</w:t>
        </w:r>
      </w:ins>
      <w:ins w:id="764" w:author="Ataraxia" w:date="2026-09-05T23:01:43Z">
        <w:r>
          <w:rPr>
            <w:rFonts w:hint="eastAsia" w:eastAsia="宋体" w:cs="Times New Roman"/>
            <w:b w:val="0"/>
            <w:bCs w:val="0"/>
            <w:i w:val="0"/>
            <w:iCs w:val="0"/>
            <w:sz w:val="24"/>
            <w:szCs w:val="24"/>
            <w:lang w:val="en-US" w:eastAsia="zh-CN"/>
          </w:rPr>
          <w:t xml:space="preserve"> having</w:t>
        </w:r>
      </w:ins>
      <w:ins w:id="765" w:author="Ataraxia" w:date="2026-09-05T23:01:44Z">
        <w:r>
          <w:rPr>
            <w:rFonts w:hint="eastAsia" w:eastAsia="宋体" w:cs="Times New Roman"/>
            <w:b w:val="0"/>
            <w:bCs w:val="0"/>
            <w:i w:val="0"/>
            <w:iCs w:val="0"/>
            <w:sz w:val="24"/>
            <w:szCs w:val="24"/>
            <w:lang w:val="en-US" w:eastAsia="zh-CN"/>
          </w:rPr>
          <w:t xml:space="preserve"> </w:t>
        </w:r>
      </w:ins>
      <w:ins w:id="766" w:author="Ataraxia" w:date="2026-09-05T23:01:46Z">
        <w:r>
          <w:rPr>
            <w:rFonts w:hint="eastAsia" w:eastAsia="宋体" w:cs="Times New Roman"/>
            <w:b w:val="0"/>
            <w:bCs w:val="0"/>
            <w:i w:val="0"/>
            <w:iCs w:val="0"/>
            <w:sz w:val="24"/>
            <w:szCs w:val="24"/>
            <w:lang w:val="en-US" w:eastAsia="zh-CN"/>
          </w:rPr>
          <w:t>sig</w:t>
        </w:r>
      </w:ins>
      <w:ins w:id="767" w:author="Ataraxia" w:date="2026-09-05T23:01:47Z">
        <w:r>
          <w:rPr>
            <w:rFonts w:hint="eastAsia" w:eastAsia="宋体" w:cs="Times New Roman"/>
            <w:b w:val="0"/>
            <w:bCs w:val="0"/>
            <w:i w:val="0"/>
            <w:iCs w:val="0"/>
            <w:sz w:val="24"/>
            <w:szCs w:val="24"/>
            <w:lang w:val="en-US" w:eastAsia="zh-CN"/>
          </w:rPr>
          <w:t>nifica</w:t>
        </w:r>
      </w:ins>
      <w:ins w:id="768" w:author="Ataraxia" w:date="2026-09-05T23:01:48Z">
        <w:r>
          <w:rPr>
            <w:rFonts w:hint="eastAsia" w:eastAsia="宋体" w:cs="Times New Roman"/>
            <w:b w:val="0"/>
            <w:bCs w:val="0"/>
            <w:i w:val="0"/>
            <w:iCs w:val="0"/>
            <w:sz w:val="24"/>
            <w:szCs w:val="24"/>
            <w:lang w:val="en-US" w:eastAsia="zh-CN"/>
          </w:rPr>
          <w:t>nt me</w:t>
        </w:r>
      </w:ins>
      <w:ins w:id="769" w:author="Ataraxia" w:date="2026-09-05T23:01:49Z">
        <w:r>
          <w:rPr>
            <w:rFonts w:hint="eastAsia" w:eastAsia="宋体" w:cs="Times New Roman"/>
            <w:b w:val="0"/>
            <w:bCs w:val="0"/>
            <w:i w:val="0"/>
            <w:iCs w:val="0"/>
            <w:sz w:val="24"/>
            <w:szCs w:val="24"/>
            <w:lang w:val="en-US" w:eastAsia="zh-CN"/>
          </w:rPr>
          <w:t>thodol</w:t>
        </w:r>
      </w:ins>
      <w:ins w:id="770" w:author="Ataraxia" w:date="2026-09-05T23:01:50Z">
        <w:r>
          <w:rPr>
            <w:rFonts w:hint="eastAsia" w:eastAsia="宋体" w:cs="Times New Roman"/>
            <w:b w:val="0"/>
            <w:bCs w:val="0"/>
            <w:i w:val="0"/>
            <w:iCs w:val="0"/>
            <w:sz w:val="24"/>
            <w:szCs w:val="24"/>
            <w:lang w:val="en-US" w:eastAsia="zh-CN"/>
          </w:rPr>
          <w:t xml:space="preserve">ogical </w:t>
        </w:r>
      </w:ins>
      <w:ins w:id="771" w:author="Ataraxia" w:date="2026-09-05T23:01:51Z">
        <w:r>
          <w:rPr>
            <w:rFonts w:hint="eastAsia" w:eastAsia="宋体" w:cs="Times New Roman"/>
            <w:b w:val="0"/>
            <w:bCs w:val="0"/>
            <w:i w:val="0"/>
            <w:iCs w:val="0"/>
            <w:sz w:val="24"/>
            <w:szCs w:val="24"/>
            <w:lang w:val="en-US" w:eastAsia="zh-CN"/>
          </w:rPr>
          <w:t>issue</w:t>
        </w:r>
      </w:ins>
      <w:ins w:id="772" w:author="Ataraxia" w:date="2026-09-05T23:01:52Z">
        <w:r>
          <w:rPr>
            <w:rFonts w:hint="eastAsia" w:eastAsia="宋体" w:cs="Times New Roman"/>
            <w:b w:val="0"/>
            <w:bCs w:val="0"/>
            <w:i w:val="0"/>
            <w:iCs w:val="0"/>
            <w:sz w:val="24"/>
            <w:szCs w:val="24"/>
            <w:lang w:val="en-US" w:eastAsia="zh-CN"/>
          </w:rPr>
          <w:t>s</w:t>
        </w:r>
      </w:ins>
      <w:ins w:id="773" w:author="Ataraxia" w:date="2026-09-05T23:01:56Z">
        <w:r>
          <w:rPr>
            <w:rFonts w:hint="eastAsia" w:eastAsia="宋体" w:cs="Times New Roman"/>
            <w:b w:val="0"/>
            <w:bCs w:val="0"/>
            <w:i w:val="0"/>
            <w:iCs w:val="0"/>
            <w:sz w:val="24"/>
            <w:szCs w:val="24"/>
            <w:lang w:val="en-US" w:eastAsia="zh-CN"/>
          </w:rPr>
          <w:t>.</w:t>
        </w:r>
      </w:ins>
    </w:p>
    <w:p w14:paraId="4E2CC63B">
      <w:pPr>
        <w:pStyle w:val="3"/>
        <w:keepNext/>
        <w:keepLines/>
        <w:spacing w:line="480" w:lineRule="auto"/>
        <w:rPr>
          <w:rFonts w:ascii="Times New Roman Italic" w:hAnsi="Times New Roman Italic" w:cs="Times New Roman Italic"/>
          <w:b w:val="0"/>
          <w:bCs w:val="0"/>
          <w:i/>
          <w:iCs/>
          <w:szCs w:val="24"/>
          <w:rPrChange w:id="775" w:author="Ataraxia" w:date="2026-09-05T19:53:51Z">
            <w:rPr/>
          </w:rPrChange>
        </w:rPr>
        <w:pPrChange w:id="774" w:author="Ataraxia" w:date="2026-09-05T19:49:18Z">
          <w:pPr>
            <w:pStyle w:val="3"/>
            <w:keepNext/>
            <w:keepLines/>
          </w:pPr>
        </w:pPrChange>
      </w:pPr>
      <w:r>
        <w:rPr>
          <w:rFonts w:ascii="Times New Roman Italic" w:hAnsi="Times New Roman Italic" w:eastAsia="Times New Roman" w:cs="Times New Roman Italic"/>
          <w:b w:val="0"/>
          <w:bCs w:val="0"/>
          <w:i/>
          <w:iCs/>
          <w:sz w:val="24"/>
          <w:szCs w:val="24"/>
          <w:rPrChange w:id="776" w:author="Ataraxia" w:date="2026-09-05T19:53:51Z">
            <w:rPr>
              <w:rFonts w:ascii="Times New Roman" w:hAnsi="Times New Roman" w:eastAsia="Times New Roman"/>
              <w:b/>
              <w:sz w:val="24"/>
            </w:rPr>
          </w:rPrChange>
        </w:rPr>
        <w:t>Statistical Analysis</w:t>
      </w:r>
    </w:p>
    <w:p w14:paraId="60F16EAC">
      <w:pPr>
        <w:spacing w:line="480" w:lineRule="auto"/>
        <w:ind w:firstLine="475"/>
        <w:jc w:val="left"/>
        <w:rPr>
          <w:rFonts w:ascii="Times New Roman Regular" w:hAnsi="Times New Roman Regular" w:cs="Times New Roman Regular"/>
          <w:szCs w:val="24"/>
          <w:rPrChange w:id="778" w:author="Ataraxia" w:date="2026-09-05T19:49:15Z">
            <w:rPr/>
          </w:rPrChange>
        </w:rPr>
        <w:pPrChange w:id="777" w:author="Ataraxia" w:date="2026-09-05T19:49:18Z">
          <w:pPr>
            <w:ind w:firstLine="475"/>
            <w:jc w:val="left"/>
          </w:pPr>
        </w:pPrChange>
      </w:pPr>
      <w:r>
        <w:rPr>
          <w:rFonts w:ascii="Times New Roman Regular" w:hAnsi="Times New Roman Regular" w:eastAsia="Times New Roman" w:cs="Times New Roman Regular"/>
          <w:sz w:val="24"/>
          <w:szCs w:val="24"/>
          <w:rPrChange w:id="779" w:author="Ataraxia" w:date="2026-09-05T19:49:15Z">
            <w:rPr>
              <w:rFonts w:ascii="Times New Roman" w:hAnsi="Times New Roman" w:eastAsia="Times New Roman"/>
              <w:sz w:val="24"/>
            </w:rPr>
          </w:rPrChange>
        </w:rPr>
        <w:t>The principal continuous effect measure will be the standardised mean difference expressed as Hedges’ g, which permits synthesis across different SPA scales or scoring ranges and includes a correction for small-sample bias (Hedges &amp; Olkin, 1985). Effect direction will be coded so that negative values indicate lower SPA in the exercise condition relative to the comparator. Calculations for parallel-group, crossover, and repeated-measures designs will account for the corresponding sampling structure; when within-person correlations are unavailable, plausible assumptions will be examined in sensitivity analyses.</w:t>
      </w:r>
    </w:p>
    <w:p w14:paraId="769C032A">
      <w:pPr>
        <w:spacing w:line="480" w:lineRule="auto"/>
        <w:ind w:firstLine="475"/>
        <w:jc w:val="left"/>
        <w:rPr>
          <w:rFonts w:ascii="Times New Roman Regular" w:hAnsi="Times New Roman Regular" w:cs="Times New Roman Regular"/>
          <w:szCs w:val="24"/>
          <w:rPrChange w:id="781" w:author="Ataraxia" w:date="2026-09-05T19:49:15Z">
            <w:rPr/>
          </w:rPrChange>
        </w:rPr>
        <w:pPrChange w:id="780" w:author="Ataraxia" w:date="2026-09-05T19:49:18Z">
          <w:pPr>
            <w:ind w:firstLine="475"/>
            <w:jc w:val="left"/>
          </w:pPr>
        </w:pPrChange>
      </w:pPr>
      <w:r>
        <w:rPr>
          <w:rFonts w:ascii="Times New Roman Regular" w:hAnsi="Times New Roman Regular" w:eastAsia="Times New Roman" w:cs="Times New Roman Regular"/>
          <w:sz w:val="24"/>
          <w:szCs w:val="24"/>
          <w:rPrChange w:id="782" w:author="Ataraxia" w:date="2026-09-05T19:49:15Z">
            <w:rPr>
              <w:rFonts w:ascii="Times New Roman" w:hAnsi="Times New Roman" w:eastAsia="Times New Roman"/>
              <w:sz w:val="24"/>
            </w:rPr>
          </w:rPrChange>
        </w:rPr>
        <w:t>Pooled effects will be estimated using random-effects models because true intervention effects are expected to vary across exercise modalities, populations, settings, and designs. Between-study variance (τ²) will be estimated using restricted maximum likelihood (REML) where supported. Heterogeneity will be reported using τ², I², and Cochran’s Q, and a 95% prediction interval will be provided when the number and distribution of studies make it meaningful (Deeks et al., 2024). Acute and repeated interventions will be meta-analysed separately, and state versus trait SPA and active versus inactive comparators will also be separated when they represent materially different estimands.</w:t>
      </w:r>
    </w:p>
    <w:p w14:paraId="776D15D3">
      <w:pPr>
        <w:spacing w:line="480" w:lineRule="auto"/>
        <w:ind w:firstLine="475"/>
        <w:jc w:val="left"/>
        <w:rPr>
          <w:rFonts w:ascii="Times New Roman Regular" w:hAnsi="Times New Roman Regular" w:cs="Times New Roman Regular"/>
          <w:szCs w:val="24"/>
          <w:rPrChange w:id="784" w:author="Ataraxia" w:date="2026-09-05T19:49:15Z">
            <w:rPr/>
          </w:rPrChange>
        </w:rPr>
        <w:pPrChange w:id="783" w:author="Ataraxia" w:date="2026-09-05T19:49:18Z">
          <w:pPr>
            <w:ind w:firstLine="475"/>
            <w:jc w:val="left"/>
          </w:pPr>
        </w:pPrChange>
      </w:pPr>
      <w:r>
        <w:rPr>
          <w:rFonts w:ascii="Times New Roman Regular" w:hAnsi="Times New Roman Regular" w:eastAsia="Times New Roman" w:cs="Times New Roman Regular"/>
          <w:sz w:val="24"/>
          <w:szCs w:val="24"/>
          <w:rPrChange w:id="785" w:author="Ataraxia" w:date="2026-09-05T19:49:15Z">
            <w:rPr>
              <w:rFonts w:ascii="Times New Roman" w:hAnsi="Times New Roman" w:eastAsia="Times New Roman"/>
              <w:sz w:val="24"/>
            </w:rPr>
          </w:rPrChange>
        </w:rPr>
        <w:t>Secondary subgroup/moderator analyses will be exploratory and limited to prespecified characteristics with sufficient independent evidence. Candidate modifiers are acute versus repeated exposure, exercise modality, age group, comparator type, SPA measurement type (state versus trait), and study design. As a practical rule, subgroup comparisons will generally be undertaken only when at least three independent studies contribute to an interpretable subgroup. Planned sensitivity analyses include RCT-only analyses, exclusion of studies at high/serious risk of bias, leave-one-study-out analyses when appropriate, alternative handling of active comparators, and alternative plausible within-participant correlations. Small-study effects/publication bias will be examined only when a synthesis contains enough independent studies for meaningful assessment, generally at least 10 studies (Deeks et al., 2024).</w:t>
      </w:r>
    </w:p>
    <w:p w14:paraId="275D74E2">
      <w:pPr>
        <w:pStyle w:val="3"/>
        <w:keepNext/>
        <w:keepLines/>
        <w:spacing w:line="480" w:lineRule="auto"/>
        <w:rPr>
          <w:rFonts w:ascii="Times New Roman Italic" w:hAnsi="Times New Roman Italic" w:cs="Times New Roman Italic"/>
          <w:b w:val="0"/>
          <w:bCs w:val="0"/>
          <w:i/>
          <w:iCs/>
          <w:szCs w:val="24"/>
          <w:rPrChange w:id="787" w:author="Ataraxia" w:date="2026-09-05T19:53:57Z">
            <w:rPr/>
          </w:rPrChange>
        </w:rPr>
        <w:pPrChange w:id="786" w:author="Ataraxia" w:date="2026-09-05T19:49:18Z">
          <w:pPr>
            <w:pStyle w:val="3"/>
            <w:keepNext/>
            <w:keepLines/>
          </w:pPr>
        </w:pPrChange>
      </w:pPr>
      <w:r>
        <w:rPr>
          <w:rFonts w:ascii="Times New Roman Italic" w:hAnsi="Times New Roman Italic" w:eastAsia="Times New Roman" w:cs="Times New Roman Italic"/>
          <w:b w:val="0"/>
          <w:bCs w:val="0"/>
          <w:i/>
          <w:iCs/>
          <w:sz w:val="24"/>
          <w:szCs w:val="24"/>
          <w:rPrChange w:id="788" w:author="Ataraxia" w:date="2026-09-05T19:53:57Z">
            <w:rPr>
              <w:rFonts w:ascii="Times New Roman" w:hAnsi="Times New Roman" w:eastAsia="Times New Roman"/>
              <w:b/>
              <w:sz w:val="24"/>
            </w:rPr>
          </w:rPrChange>
        </w:rPr>
        <w:t>Expected Research Value</w:t>
      </w:r>
    </w:p>
    <w:p w14:paraId="3CE10DF2">
      <w:pPr>
        <w:spacing w:line="480" w:lineRule="auto"/>
        <w:ind w:firstLine="475"/>
        <w:jc w:val="left"/>
        <w:rPr>
          <w:ins w:id="790" w:author="Ataraxia" w:date="2026-09-05T19:48:50Z"/>
          <w:rFonts w:ascii="Times New Roman Regular" w:hAnsi="Times New Roman Regular" w:eastAsia="Times New Roman" w:cs="Times New Roman Regular"/>
          <w:sz w:val="24"/>
          <w:szCs w:val="24"/>
          <w:rPrChange w:id="791" w:author="Ataraxia" w:date="2026-09-05T19:49:15Z">
            <w:rPr>
              <w:ins w:id="792" w:author="Ataraxia" w:date="2026-09-05T19:48:50Z"/>
              <w:rFonts w:ascii="Times New Roman" w:hAnsi="Times New Roman" w:eastAsia="Times New Roman"/>
              <w:sz w:val="24"/>
            </w:rPr>
          </w:rPrChange>
        </w:rPr>
        <w:pPrChange w:id="789" w:author="Ataraxia" w:date="2026-09-05T19:49:18Z">
          <w:pPr>
            <w:ind w:firstLine="475"/>
            <w:jc w:val="left"/>
          </w:pPr>
        </w:pPrChange>
      </w:pPr>
      <w:r>
        <w:rPr>
          <w:rFonts w:ascii="Times New Roman Regular" w:hAnsi="Times New Roman Regular" w:eastAsia="Times New Roman" w:cs="Times New Roman Regular"/>
          <w:sz w:val="24"/>
          <w:szCs w:val="24"/>
          <w:rPrChange w:id="793" w:author="Ataraxia" w:date="2026-09-05T19:49:15Z">
            <w:rPr>
              <w:rFonts w:ascii="Times New Roman" w:hAnsi="Times New Roman" w:eastAsia="Times New Roman"/>
              <w:sz w:val="24"/>
            </w:rPr>
          </w:rPrChange>
        </w:rPr>
        <w:t>This review will provide a focused synthesis of whether exercise interventions affect SPA in females without conflating SPA with broader body-image outcomes. By removing unsupported trait-only, chronic-only, and minimum-duration restrictions while prespecifying separate handling of acute versus repeated exposure and state versus trait SPA, the review can capture a broader intervention literature without sacrificing conceptual clarity. The findings may identify exercise contexts associated with lower SPA, clarify the limits of the current evidence base, and inform psychologically safer exercise and health-promotion programmes for girls and women.</w:t>
      </w:r>
    </w:p>
    <w:p w14:paraId="53D5792C">
      <w:pPr>
        <w:spacing w:line="480" w:lineRule="auto"/>
        <w:ind w:firstLine="0"/>
        <w:jc w:val="left"/>
        <w:rPr>
          <w:ins w:id="795" w:author="Ataraxia" w:date="2026-09-05T20:06:33Z"/>
          <w:rFonts w:ascii="Times New Roman Regular" w:hAnsi="Times New Roman Regular" w:eastAsia="Times New Roman" w:cs="Times New Roman Regular"/>
          <w:sz w:val="24"/>
          <w:szCs w:val="24"/>
        </w:rPr>
        <w:pPrChange w:id="794" w:author="Ataraxia" w:date="2026-09-05T20:06:32Z">
          <w:pPr>
            <w:ind w:firstLine="475"/>
            <w:jc w:val="left"/>
          </w:pPr>
        </w:pPrChange>
      </w:pPr>
    </w:p>
    <w:p w14:paraId="624BA67C">
      <w:pPr>
        <w:spacing w:line="480" w:lineRule="auto"/>
        <w:ind w:firstLine="0"/>
        <w:jc w:val="left"/>
        <w:rPr>
          <w:rFonts w:ascii="Times New Roman Regular" w:hAnsi="Times New Roman Regular" w:eastAsia="Times New Roman" w:cs="Times New Roman Regular"/>
          <w:sz w:val="24"/>
          <w:szCs w:val="24"/>
          <w:rPrChange w:id="797" w:author="Ataraxia" w:date="2026-09-05T19:49:15Z">
            <w:rPr>
              <w:rFonts w:ascii="Times New Roman" w:hAnsi="Times New Roman" w:eastAsia="Times New Roman"/>
              <w:sz w:val="24"/>
            </w:rPr>
          </w:rPrChange>
        </w:rPr>
        <w:pPrChange w:id="796" w:author="Ataraxia" w:date="2026-09-05T20:06:32Z">
          <w:pPr>
            <w:ind w:firstLine="475"/>
            <w:jc w:val="left"/>
          </w:pPr>
        </w:pPrChange>
      </w:pPr>
    </w:p>
    <w:p w14:paraId="5325C373">
      <w:pPr>
        <w:pStyle w:val="3"/>
        <w:keepNext/>
        <w:keepLines/>
        <w:spacing w:line="480" w:lineRule="auto"/>
        <w:jc w:val="center"/>
        <w:rPr>
          <w:rFonts w:ascii="Times New Roman Bold" w:hAnsi="Times New Roman Bold" w:cs="Times New Roman Bold"/>
          <w:b/>
          <w:bCs/>
          <w:szCs w:val="24"/>
          <w:rPrChange w:id="799" w:author="Ataraxia" w:date="2026-09-05T19:54:01Z">
            <w:rPr/>
          </w:rPrChange>
        </w:rPr>
        <w:pPrChange w:id="798" w:author="Ataraxia" w:date="2026-09-05T19:54:02Z">
          <w:pPr>
            <w:pStyle w:val="3"/>
            <w:keepNext/>
            <w:keepLines/>
          </w:pPr>
        </w:pPrChange>
      </w:pPr>
      <w:r>
        <w:rPr>
          <w:rFonts w:ascii="Times New Roman Bold" w:hAnsi="Times New Roman Bold" w:eastAsia="Times New Roman" w:cs="Times New Roman Bold"/>
          <w:b/>
          <w:bCs/>
          <w:sz w:val="24"/>
          <w:szCs w:val="24"/>
          <w:rPrChange w:id="800" w:author="Ataraxia" w:date="2026-09-05T19:54:01Z">
            <w:rPr>
              <w:rFonts w:ascii="Times New Roman" w:hAnsi="Times New Roman" w:eastAsia="Times New Roman"/>
              <w:b/>
              <w:sz w:val="24"/>
            </w:rPr>
          </w:rPrChange>
        </w:rPr>
        <w:t>References</w:t>
      </w:r>
    </w:p>
    <w:p w14:paraId="6AA970FA">
      <w:pPr>
        <w:keepLines/>
        <w:spacing w:after="0" w:line="480" w:lineRule="auto"/>
        <w:ind w:left="720" w:hanging="720"/>
        <w:rPr>
          <w:rFonts w:hint="eastAsia" w:ascii="Times New Roman Regular" w:hAnsi="Times New Roman Regular" w:eastAsia="宋体" w:cs="Times New Roman Regular"/>
          <w:szCs w:val="24"/>
          <w:lang w:eastAsia="zh-CN"/>
          <w:rPrChange w:id="802" w:author="Ataraxia" w:date="2026-09-05T19:49:15Z">
            <w:rPr/>
          </w:rPrChange>
        </w:rPr>
        <w:pPrChange w:id="801" w:author="Ataraxia" w:date="2026-09-05T19:49:18Z">
          <w:pPr>
            <w:keepLines/>
            <w:spacing w:after="0"/>
            <w:ind w:left="720" w:hanging="720"/>
          </w:pPr>
        </w:pPrChange>
      </w:pPr>
      <w:r>
        <w:rPr>
          <w:rFonts w:ascii="Times New Roman Regular" w:hAnsi="Times New Roman Regular" w:eastAsia="Times New Roman" w:cs="Times New Roman Regular"/>
          <w:i w:val="0"/>
          <w:sz w:val="24"/>
          <w:szCs w:val="24"/>
          <w:rPrChange w:id="803" w:author="Ataraxia" w:date="2026-09-05T19:49:15Z">
            <w:rPr>
              <w:rFonts w:ascii="Times New Roman" w:hAnsi="Times New Roman" w:eastAsia="Times New Roman"/>
              <w:i w:val="0"/>
              <w:sz w:val="22"/>
            </w:rPr>
          </w:rPrChange>
        </w:rPr>
        <w:t xml:space="preserve">Deeks, J. J., Higgins, J. P. T., Altman, D. G., McKenzie, J. E., &amp; Veroniki, A. A. (2024). Chapter 10: Analysing data and undertaking meta-analyses. In J. P. T. Higgins, J. Thomas, J. Chandler, M. Cumpston, T. Li, M. J. Page, et al. (Eds.), </w:t>
      </w:r>
      <w:r>
        <w:rPr>
          <w:rFonts w:ascii="Times New Roman Regular" w:hAnsi="Times New Roman Regular" w:eastAsia="Times New Roman" w:cs="Times New Roman Regular"/>
          <w:i/>
          <w:iCs w:val="0"/>
          <w:sz w:val="24"/>
          <w:szCs w:val="24"/>
          <w:rPrChange w:id="804" w:author="Ataraxia" w:date="2026-09-05T19:54:21Z">
            <w:rPr>
              <w:rFonts w:ascii="Times New Roman" w:hAnsi="Times New Roman" w:eastAsia="Times New Roman"/>
              <w:i/>
              <w:sz w:val="22"/>
            </w:rPr>
          </w:rPrChange>
        </w:rPr>
        <w:t>C</w:t>
      </w:r>
      <w:r>
        <w:rPr>
          <w:rFonts w:ascii="Times New Roman Italic" w:hAnsi="Times New Roman Italic" w:eastAsia="Times New Roman" w:cs="Times New Roman Italic"/>
          <w:i/>
          <w:iCs w:val="0"/>
          <w:sz w:val="24"/>
          <w:szCs w:val="24"/>
          <w:rPrChange w:id="805" w:author="Ataraxia" w:date="2026-09-05T19:54:21Z">
            <w:rPr>
              <w:rFonts w:ascii="Times New Roman" w:hAnsi="Times New Roman" w:eastAsia="Times New Roman"/>
              <w:i/>
              <w:sz w:val="22"/>
            </w:rPr>
          </w:rPrChange>
        </w:rPr>
        <w:t>ochrane Handbook for Systematic Reviews of Interventions</w:t>
      </w:r>
      <w:r>
        <w:rPr>
          <w:rFonts w:ascii="Times New Roman Regular" w:hAnsi="Times New Roman Regular" w:eastAsia="Times New Roman" w:cs="Times New Roman Regular"/>
          <w:i w:val="0"/>
          <w:sz w:val="24"/>
          <w:szCs w:val="24"/>
          <w:rPrChange w:id="806" w:author="Ataraxia" w:date="2026-09-05T19:49:15Z">
            <w:rPr>
              <w:rFonts w:ascii="Times New Roman" w:hAnsi="Times New Roman" w:eastAsia="Times New Roman"/>
              <w:i w:val="0"/>
              <w:sz w:val="22"/>
            </w:rPr>
          </w:rPrChange>
        </w:rPr>
        <w:t xml:space="preserve"> (Version 6.5). </w:t>
      </w:r>
      <w:commentRangeStart w:id="1"/>
      <w:r>
        <w:rPr>
          <w:rFonts w:ascii="Times New Roman Regular" w:hAnsi="Times New Roman Regular" w:eastAsia="Times New Roman" w:cs="Times New Roman Regular"/>
          <w:i w:val="0"/>
          <w:sz w:val="24"/>
          <w:szCs w:val="24"/>
          <w:rPrChange w:id="806" w:author="Ataraxia" w:date="2026-09-05T19:49:15Z">
            <w:rPr>
              <w:rFonts w:ascii="Times New Roman" w:hAnsi="Times New Roman" w:eastAsia="Times New Roman"/>
              <w:i w:val="0"/>
              <w:sz w:val="22"/>
            </w:rPr>
          </w:rPrChange>
        </w:rPr>
        <w:t>Cochrane.</w:t>
      </w:r>
      <w:ins w:id="807" w:author="Ataraxia" w:date="2026-09-05T19:54:25Z">
        <w:r>
          <w:rPr>
            <w:rFonts w:hint="eastAsia" w:ascii="Times New Roman Regular" w:hAnsi="Times New Roman Regular" w:eastAsia="宋体" w:cs="Times New Roman Regular"/>
            <w:i w:val="0"/>
            <w:sz w:val="24"/>
            <w:szCs w:val="24"/>
            <w:lang w:val="en-US" w:eastAsia="zh-CN"/>
          </w:rPr>
          <w:t xml:space="preserve"> </w:t>
        </w:r>
        <w:commentRangeEnd w:id="1"/>
      </w:ins>
      <w:r>
        <w:commentReference w:id="1"/>
      </w:r>
    </w:p>
    <w:p w14:paraId="24895C5A">
      <w:pPr>
        <w:keepLines/>
        <w:spacing w:after="0" w:line="480" w:lineRule="auto"/>
        <w:ind w:left="720" w:hanging="720"/>
        <w:rPr>
          <w:rFonts w:ascii="Times New Roman Regular" w:hAnsi="Times New Roman Regular" w:cs="Times New Roman Regular"/>
          <w:szCs w:val="24"/>
          <w:rPrChange w:id="809" w:author="Ataraxia" w:date="2026-09-05T19:49:15Z">
            <w:rPr/>
          </w:rPrChange>
        </w:rPr>
        <w:pPrChange w:id="808" w:author="Ataraxia" w:date="2026-09-05T19:54:11Z">
          <w:pPr>
            <w:keepLines/>
            <w:spacing w:after="0"/>
            <w:ind w:left="720" w:hanging="720"/>
          </w:pPr>
        </w:pPrChange>
      </w:pPr>
      <w:r>
        <w:rPr>
          <w:rFonts w:ascii="Times New Roman Regular" w:hAnsi="Times New Roman Regular" w:eastAsia="Times New Roman" w:cs="Times New Roman Regular"/>
          <w:i w:val="0"/>
          <w:sz w:val="24"/>
          <w:szCs w:val="24"/>
          <w:rPrChange w:id="810" w:author="Ataraxia" w:date="2026-09-05T19:49:15Z">
            <w:rPr>
              <w:rFonts w:ascii="Times New Roman" w:hAnsi="Times New Roman" w:eastAsia="Times New Roman"/>
              <w:i w:val="0"/>
              <w:sz w:val="22"/>
            </w:rPr>
          </w:rPrChange>
        </w:rPr>
        <w:t xml:space="preserve">Hart, E. A., Leary, M. R., &amp; Rejeski, W. J. (1989). The measurement of social physique anxiety. </w:t>
      </w:r>
      <w:r>
        <w:rPr>
          <w:rFonts w:ascii="Times New Roman Regular" w:hAnsi="Times New Roman Regular" w:eastAsia="Times New Roman" w:cs="Times New Roman Regular"/>
          <w:i/>
          <w:sz w:val="24"/>
          <w:szCs w:val="24"/>
          <w:rPrChange w:id="811" w:author="Ataraxia" w:date="2026-09-05T19:49:15Z">
            <w:rPr>
              <w:rFonts w:ascii="Times New Roman" w:hAnsi="Times New Roman" w:eastAsia="Times New Roman"/>
              <w:i/>
              <w:sz w:val="22"/>
            </w:rPr>
          </w:rPrChange>
        </w:rPr>
        <w:t>Journal of Sport and Exercise Psychology, 11</w:t>
      </w:r>
      <w:r>
        <w:rPr>
          <w:rFonts w:ascii="Times New Roman Regular" w:hAnsi="Times New Roman Regular" w:eastAsia="Times New Roman" w:cs="Times New Roman Regular"/>
          <w:i w:val="0"/>
          <w:sz w:val="24"/>
          <w:szCs w:val="24"/>
          <w:rPrChange w:id="812" w:author="Ataraxia" w:date="2026-09-05T19:49:15Z">
            <w:rPr>
              <w:rFonts w:ascii="Times New Roman" w:hAnsi="Times New Roman" w:eastAsia="Times New Roman"/>
              <w:i w:val="0"/>
              <w:sz w:val="22"/>
            </w:rPr>
          </w:rPrChange>
        </w:rPr>
        <w:t xml:space="preserve">(1), 94–104. </w:t>
      </w:r>
      <w:r>
        <w:rPr>
          <w:rFonts w:ascii="Times New Roman Regular" w:hAnsi="Times New Roman Regular" w:eastAsia="Times New Roman" w:cs="Times New Roman Regular"/>
          <w:i w:val="0"/>
          <w:sz w:val="24"/>
          <w:szCs w:val="24"/>
        </w:rPr>
        <w:fldChar w:fldCharType="begin"/>
      </w:r>
      <w:r>
        <w:rPr>
          <w:rFonts w:ascii="Times New Roman Regular" w:hAnsi="Times New Roman Regular" w:eastAsia="Times New Roman" w:cs="Times New Roman Regular"/>
          <w:i w:val="0"/>
          <w:sz w:val="24"/>
          <w:szCs w:val="24"/>
        </w:rPr>
        <w:instrText xml:space="preserve"> HYPERLINK "https://doi.org/10.1123/jsep.11.1.94" </w:instrText>
      </w:r>
      <w:ins w:id="813" w:author="Ataraxia" w:date="2026-09-05T19:54:09Z">
        <w:r>
          <w:rPr>
            <w:rFonts w:ascii="Times New Roman Regular" w:hAnsi="Times New Roman Regular" w:eastAsia="Times New Roman" w:cs="Times New Roman Regular"/>
            <w:i w:val="0"/>
            <w:sz w:val="24"/>
            <w:szCs w:val="24"/>
          </w:rPr>
          <w:fldChar w:fldCharType="separate"/>
        </w:r>
      </w:ins>
      <w:ins w:id="814" w:author="Ataraxia" w:date="2026-09-05T19:54:09Z">
        <w:r>
          <w:rPr>
            <w:rStyle w:val="136"/>
            <w:rFonts w:ascii="Times New Roman Regular" w:hAnsi="Times New Roman Regular" w:eastAsia="Times New Roman" w:cs="Times New Roman Regular"/>
            <w:i w:val="0"/>
            <w:sz w:val="24"/>
            <w:szCs w:val="24"/>
          </w:rPr>
          <w:t>https://doi.org/10.1123/jsep.11.1.94</w:t>
        </w:r>
      </w:ins>
      <w:ins w:id="815" w:author="Ataraxia" w:date="2026-09-05T19:54:09Z">
        <w:r>
          <w:rPr>
            <w:rFonts w:ascii="Times New Roman Regular" w:hAnsi="Times New Roman Regular" w:eastAsia="Times New Roman" w:cs="Times New Roman Regular"/>
            <w:i w:val="0"/>
            <w:sz w:val="24"/>
            <w:szCs w:val="24"/>
          </w:rPr>
          <w:fldChar w:fldCharType="end"/>
        </w:r>
      </w:ins>
    </w:p>
    <w:p w14:paraId="085D61C1">
      <w:pPr>
        <w:keepLines/>
        <w:spacing w:after="0" w:line="480" w:lineRule="auto"/>
        <w:ind w:left="720" w:hanging="720"/>
        <w:rPr>
          <w:ins w:id="817" w:author="Ataraxia" w:date="2026-09-05T20:04:17Z"/>
          <w:rFonts w:ascii="Times New Roman Regular" w:hAnsi="Times New Roman Regular" w:eastAsia="Times New Roman" w:cs="Times New Roman Regular"/>
          <w:i w:val="0"/>
          <w:sz w:val="24"/>
          <w:szCs w:val="24"/>
        </w:rPr>
        <w:pPrChange w:id="816" w:author="Ataraxia" w:date="2026-09-05T19:49:18Z">
          <w:pPr>
            <w:keepLines/>
            <w:spacing w:after="0"/>
            <w:ind w:left="720" w:hanging="720"/>
          </w:pPr>
        </w:pPrChange>
      </w:pPr>
      <w:r>
        <w:rPr>
          <w:rFonts w:ascii="Times New Roman Regular" w:hAnsi="Times New Roman Regular" w:eastAsia="Times New Roman" w:cs="Times New Roman Regular"/>
          <w:i w:val="0"/>
          <w:sz w:val="24"/>
          <w:szCs w:val="24"/>
          <w:rPrChange w:id="818" w:author="Ataraxia" w:date="2026-09-05T19:49:15Z">
            <w:rPr>
              <w:rFonts w:ascii="Times New Roman" w:hAnsi="Times New Roman" w:eastAsia="Times New Roman"/>
              <w:i w:val="0"/>
              <w:sz w:val="22"/>
            </w:rPr>
          </w:rPrChange>
        </w:rPr>
        <w:t xml:space="preserve">Hausenblas, H. A., &amp; Fallon, E. A. (2006). Exercise and body image: A meta-analysis. </w:t>
      </w:r>
      <w:r>
        <w:rPr>
          <w:rFonts w:ascii="Times New Roman Italic" w:hAnsi="Times New Roman Italic" w:eastAsia="Times New Roman" w:cs="Times New Roman Italic"/>
          <w:i/>
          <w:iCs w:val="0"/>
          <w:sz w:val="24"/>
          <w:szCs w:val="24"/>
          <w:rPrChange w:id="819" w:author="Ataraxia" w:date="2026-09-05T20:04:24Z">
            <w:rPr>
              <w:rFonts w:ascii="Times New Roman" w:hAnsi="Times New Roman" w:eastAsia="Times New Roman"/>
              <w:i/>
              <w:sz w:val="22"/>
            </w:rPr>
          </w:rPrChange>
        </w:rPr>
        <w:t>Psychology &amp; Health, 21</w:t>
      </w:r>
      <w:r>
        <w:rPr>
          <w:rFonts w:ascii="Times New Roman Regular" w:hAnsi="Times New Roman Regular" w:eastAsia="Times New Roman" w:cs="Times New Roman Regular"/>
          <w:i w:val="0"/>
          <w:sz w:val="24"/>
          <w:szCs w:val="24"/>
          <w:rPrChange w:id="820" w:author="Ataraxia" w:date="2026-09-05T19:49:15Z">
            <w:rPr>
              <w:rFonts w:ascii="Times New Roman" w:hAnsi="Times New Roman" w:eastAsia="Times New Roman"/>
              <w:i w:val="0"/>
              <w:sz w:val="22"/>
            </w:rPr>
          </w:rPrChange>
        </w:rPr>
        <w:t xml:space="preserve">(1), 33–47. </w:t>
      </w:r>
      <w:r>
        <w:rPr>
          <w:rFonts w:ascii="Times New Roman Regular" w:hAnsi="Times New Roman Regular" w:eastAsia="Times New Roman" w:cs="Times New Roman Regular"/>
          <w:i w:val="0"/>
          <w:sz w:val="24"/>
          <w:szCs w:val="24"/>
        </w:rPr>
        <w:fldChar w:fldCharType="begin"/>
      </w:r>
      <w:r>
        <w:rPr>
          <w:rFonts w:ascii="Times New Roman Regular" w:hAnsi="Times New Roman Regular" w:eastAsia="Times New Roman" w:cs="Times New Roman Regular"/>
          <w:i w:val="0"/>
          <w:sz w:val="24"/>
          <w:szCs w:val="24"/>
        </w:rPr>
        <w:instrText xml:space="preserve"> HYPERLINK "https://doi.org/10.1080/14768320500105270" </w:instrText>
      </w:r>
      <w:ins w:id="821" w:author="Ataraxia" w:date="2026-09-05T20:04:17Z">
        <w:r>
          <w:rPr>
            <w:rFonts w:ascii="Times New Roman Regular" w:hAnsi="Times New Roman Regular" w:eastAsia="Times New Roman" w:cs="Times New Roman Regular"/>
            <w:i w:val="0"/>
            <w:sz w:val="24"/>
            <w:szCs w:val="24"/>
          </w:rPr>
          <w:fldChar w:fldCharType="separate"/>
        </w:r>
      </w:ins>
      <w:ins w:id="822" w:author="Ataraxia" w:date="2026-09-05T20:04:17Z">
        <w:r>
          <w:rPr>
            <w:rStyle w:val="136"/>
            <w:rFonts w:ascii="Times New Roman Regular" w:hAnsi="Times New Roman Regular" w:eastAsia="Times New Roman" w:cs="Times New Roman Regular"/>
            <w:i w:val="0"/>
            <w:sz w:val="24"/>
            <w:szCs w:val="24"/>
          </w:rPr>
          <w:t>https://doi.org/10.1080/14768320500105270</w:t>
        </w:r>
      </w:ins>
      <w:ins w:id="823" w:author="Ataraxia" w:date="2026-09-05T20:04:17Z">
        <w:r>
          <w:rPr>
            <w:rFonts w:ascii="Times New Roman Regular" w:hAnsi="Times New Roman Regular" w:eastAsia="Times New Roman" w:cs="Times New Roman Regular"/>
            <w:i w:val="0"/>
            <w:sz w:val="24"/>
            <w:szCs w:val="24"/>
          </w:rPr>
          <w:fldChar w:fldCharType="end"/>
        </w:r>
      </w:ins>
    </w:p>
    <w:p w14:paraId="170BB412">
      <w:pPr>
        <w:keepLines/>
        <w:spacing w:after="0" w:line="480" w:lineRule="auto"/>
        <w:ind w:left="720" w:hanging="720"/>
        <w:rPr>
          <w:del w:id="825" w:author="Ataraxia" w:date="2026-09-05T20:04:19Z"/>
          <w:rFonts w:ascii="Times New Roman Regular" w:hAnsi="Times New Roman Regular" w:cs="Times New Roman Regular"/>
          <w:szCs w:val="24"/>
          <w:rPrChange w:id="826" w:author="Ataraxia" w:date="2026-09-05T19:49:15Z">
            <w:rPr>
              <w:del w:id="827" w:author="Ataraxia" w:date="2026-09-05T20:04:19Z"/>
            </w:rPr>
          </w:rPrChange>
        </w:rPr>
        <w:pPrChange w:id="824" w:author="Ataraxia" w:date="2026-09-05T19:49:18Z">
          <w:pPr>
            <w:keepLines/>
            <w:spacing w:after="0"/>
            <w:ind w:left="720" w:hanging="720"/>
          </w:pPr>
        </w:pPrChange>
      </w:pPr>
    </w:p>
    <w:p w14:paraId="18FA369F">
      <w:pPr>
        <w:keepLines/>
        <w:spacing w:after="0" w:line="480" w:lineRule="auto"/>
        <w:ind w:left="0" w:firstLine="0"/>
        <w:rPr>
          <w:rFonts w:ascii="Times New Roman Regular" w:hAnsi="Times New Roman Regular" w:cs="Times New Roman Regular"/>
          <w:szCs w:val="24"/>
          <w:rPrChange w:id="829" w:author="Ataraxia" w:date="2026-09-05T19:49:15Z">
            <w:rPr/>
          </w:rPrChange>
        </w:rPr>
        <w:pPrChange w:id="828" w:author="Ataraxia" w:date="2026-09-05T20:04:18Z">
          <w:pPr>
            <w:keepLines/>
            <w:spacing w:after="0"/>
            <w:ind w:left="720" w:hanging="720"/>
          </w:pPr>
        </w:pPrChange>
      </w:pPr>
      <w:r>
        <w:rPr>
          <w:rFonts w:ascii="Times New Roman Regular" w:hAnsi="Times New Roman Regular" w:eastAsia="Times New Roman" w:cs="Times New Roman Regular"/>
          <w:i w:val="0"/>
          <w:sz w:val="24"/>
          <w:szCs w:val="24"/>
          <w:rPrChange w:id="830" w:author="Ataraxia" w:date="2026-09-05T19:49:15Z">
            <w:rPr>
              <w:rFonts w:ascii="Times New Roman" w:hAnsi="Times New Roman" w:eastAsia="Times New Roman"/>
              <w:i w:val="0"/>
              <w:sz w:val="22"/>
            </w:rPr>
          </w:rPrChange>
        </w:rPr>
        <w:t xml:space="preserve">Hedges, L. V., &amp; Olkin, I. (1985). </w:t>
      </w:r>
      <w:r>
        <w:rPr>
          <w:rFonts w:ascii="Times New Roman Italic" w:hAnsi="Times New Roman Italic" w:eastAsia="Times New Roman" w:cs="Times New Roman Italic"/>
          <w:i/>
          <w:iCs w:val="0"/>
          <w:sz w:val="24"/>
          <w:szCs w:val="24"/>
          <w:rPrChange w:id="831" w:author="Ataraxia" w:date="2026-09-05T20:04:34Z">
            <w:rPr>
              <w:rFonts w:ascii="Times New Roman" w:hAnsi="Times New Roman" w:eastAsia="Times New Roman"/>
              <w:i/>
              <w:sz w:val="22"/>
            </w:rPr>
          </w:rPrChange>
        </w:rPr>
        <w:t>Statistical methods for meta-analysis</w:t>
      </w:r>
      <w:r>
        <w:rPr>
          <w:rFonts w:ascii="Times New Roman Regular" w:hAnsi="Times New Roman Regular" w:eastAsia="Times New Roman" w:cs="Times New Roman Regular"/>
          <w:i w:val="0"/>
          <w:sz w:val="24"/>
          <w:szCs w:val="24"/>
          <w:rPrChange w:id="832" w:author="Ataraxia" w:date="2026-09-05T19:49:15Z">
            <w:rPr>
              <w:rFonts w:ascii="Times New Roman" w:hAnsi="Times New Roman" w:eastAsia="Times New Roman"/>
              <w:i w:val="0"/>
              <w:sz w:val="22"/>
            </w:rPr>
          </w:rPrChange>
        </w:rPr>
        <w:t xml:space="preserve">. </w:t>
      </w:r>
      <w:commentRangeStart w:id="2"/>
      <w:r>
        <w:rPr>
          <w:rFonts w:ascii="Times New Roman Regular" w:hAnsi="Times New Roman Regular" w:eastAsia="Times New Roman" w:cs="Times New Roman Regular"/>
          <w:i w:val="0"/>
          <w:sz w:val="24"/>
          <w:szCs w:val="24"/>
          <w:rPrChange w:id="832" w:author="Ataraxia" w:date="2026-09-05T19:49:15Z">
            <w:rPr>
              <w:rFonts w:ascii="Times New Roman" w:hAnsi="Times New Roman" w:eastAsia="Times New Roman"/>
              <w:i w:val="0"/>
              <w:sz w:val="22"/>
            </w:rPr>
          </w:rPrChange>
        </w:rPr>
        <w:t>Academic Press.</w:t>
      </w:r>
      <w:commentRangeEnd w:id="2"/>
      <w:r>
        <w:commentReference w:id="2"/>
      </w:r>
    </w:p>
    <w:p w14:paraId="62ACE2AD">
      <w:pPr>
        <w:keepLines/>
        <w:spacing w:after="0" w:line="480" w:lineRule="auto"/>
        <w:ind w:left="720" w:hanging="720"/>
        <w:rPr>
          <w:ins w:id="834" w:author="Ataraxia" w:date="2026-09-05T20:04:58Z"/>
          <w:rFonts w:ascii="Times New Roman Regular" w:hAnsi="Times New Roman Regular" w:eastAsia="Times New Roman" w:cs="Times New Roman Regular"/>
          <w:i w:val="0"/>
          <w:sz w:val="24"/>
          <w:szCs w:val="24"/>
        </w:rPr>
        <w:pPrChange w:id="833" w:author="Ataraxia" w:date="2026-09-05T20:04:58Z">
          <w:pPr>
            <w:keepLines/>
            <w:spacing w:after="0"/>
            <w:ind w:left="720" w:hanging="720"/>
          </w:pPr>
        </w:pPrChange>
      </w:pPr>
      <w:r>
        <w:rPr>
          <w:rFonts w:ascii="Times New Roman Regular" w:hAnsi="Times New Roman Regular" w:eastAsia="Times New Roman" w:cs="Times New Roman Regular"/>
          <w:i w:val="0"/>
          <w:sz w:val="24"/>
          <w:szCs w:val="24"/>
          <w:rPrChange w:id="835" w:author="Ataraxia" w:date="2026-09-05T19:49:15Z">
            <w:rPr>
              <w:rFonts w:ascii="Times New Roman" w:hAnsi="Times New Roman" w:eastAsia="Times New Roman"/>
              <w:i w:val="0"/>
              <w:sz w:val="22"/>
            </w:rPr>
          </w:rPrChange>
        </w:rPr>
        <w:t xml:space="preserve">Li, J., Wang, N., Liu, Y., Luo, X., &amp; Lu, C. (2026). The relationship between social physique anxiety and physical activity in adolescence and young adulthood: A meta-analysis. </w:t>
      </w:r>
      <w:r>
        <w:rPr>
          <w:rFonts w:ascii="Times New Roman Italic" w:hAnsi="Times New Roman Italic" w:eastAsia="Times New Roman" w:cs="Times New Roman Italic"/>
          <w:i/>
          <w:iCs w:val="0"/>
          <w:sz w:val="24"/>
          <w:szCs w:val="24"/>
          <w:rPrChange w:id="836" w:author="Ataraxia" w:date="2026-09-05T20:04:53Z">
            <w:rPr>
              <w:rFonts w:ascii="Times New Roman" w:hAnsi="Times New Roman" w:eastAsia="Times New Roman"/>
              <w:i/>
              <w:sz w:val="22"/>
            </w:rPr>
          </w:rPrChange>
        </w:rPr>
        <w:t>Current Psychology, 45</w:t>
      </w:r>
      <w:r>
        <w:rPr>
          <w:rFonts w:ascii="Times New Roman Regular" w:hAnsi="Times New Roman Regular" w:eastAsia="Times New Roman" w:cs="Times New Roman Regular"/>
          <w:i w:val="0"/>
          <w:sz w:val="24"/>
          <w:szCs w:val="24"/>
          <w:rPrChange w:id="837" w:author="Ataraxia" w:date="2026-09-05T19:49:15Z">
            <w:rPr>
              <w:rFonts w:ascii="Times New Roman" w:hAnsi="Times New Roman" w:eastAsia="Times New Roman"/>
              <w:i w:val="0"/>
              <w:sz w:val="22"/>
            </w:rPr>
          </w:rPrChange>
        </w:rPr>
        <w:t xml:space="preserve">(12), 1144. </w:t>
      </w:r>
      <w:r>
        <w:rPr>
          <w:rFonts w:ascii="Times New Roman Regular" w:hAnsi="Times New Roman Regular" w:eastAsia="Times New Roman" w:cs="Times New Roman Regular"/>
          <w:i w:val="0"/>
          <w:sz w:val="24"/>
          <w:szCs w:val="24"/>
        </w:rPr>
        <w:fldChar w:fldCharType="begin"/>
      </w:r>
      <w:r>
        <w:rPr>
          <w:rFonts w:ascii="Times New Roman Regular" w:hAnsi="Times New Roman Regular" w:eastAsia="Times New Roman" w:cs="Times New Roman Regular"/>
          <w:i w:val="0"/>
          <w:sz w:val="24"/>
          <w:szCs w:val="24"/>
        </w:rPr>
        <w:instrText xml:space="preserve"> HYPERLINK "https://doi.org/10.1007/s12144-026-09661-x" </w:instrText>
      </w:r>
      <w:ins w:id="838" w:author="Ataraxia" w:date="2026-09-05T20:04:55Z">
        <w:r>
          <w:rPr>
            <w:rFonts w:ascii="Times New Roman Regular" w:hAnsi="Times New Roman Regular" w:eastAsia="Times New Roman" w:cs="Times New Roman Regular"/>
            <w:i w:val="0"/>
            <w:sz w:val="24"/>
            <w:szCs w:val="24"/>
          </w:rPr>
          <w:fldChar w:fldCharType="separate"/>
        </w:r>
      </w:ins>
      <w:ins w:id="839" w:author="Ataraxia" w:date="2026-09-05T20:04:55Z">
        <w:r>
          <w:rPr>
            <w:rStyle w:val="136"/>
            <w:rFonts w:ascii="Times New Roman Regular" w:hAnsi="Times New Roman Regular" w:eastAsia="Times New Roman" w:cs="Times New Roman Regular"/>
            <w:i w:val="0"/>
            <w:sz w:val="24"/>
            <w:szCs w:val="24"/>
          </w:rPr>
          <w:t>https://doi.org/10.1007/s12144-026-09661-x</w:t>
        </w:r>
      </w:ins>
      <w:ins w:id="840" w:author="Ataraxia" w:date="2026-09-05T20:04:55Z">
        <w:r>
          <w:rPr>
            <w:rFonts w:ascii="Times New Roman Regular" w:hAnsi="Times New Roman Regular" w:eastAsia="Times New Roman" w:cs="Times New Roman Regular"/>
            <w:i w:val="0"/>
            <w:sz w:val="24"/>
            <w:szCs w:val="24"/>
          </w:rPr>
          <w:fldChar w:fldCharType="end"/>
        </w:r>
      </w:ins>
    </w:p>
    <w:p w14:paraId="4B87BC31">
      <w:pPr>
        <w:keepLines/>
        <w:spacing w:after="0" w:line="480" w:lineRule="auto"/>
        <w:ind w:left="720" w:hanging="720"/>
        <w:rPr>
          <w:del w:id="842" w:author="Ataraxia" w:date="2026-09-05T20:04:57Z"/>
          <w:rFonts w:ascii="Times New Roman Regular" w:hAnsi="Times New Roman Regular" w:cs="Times New Roman Regular"/>
          <w:szCs w:val="24"/>
          <w:rPrChange w:id="843" w:author="Ataraxia" w:date="2026-09-05T19:49:15Z">
            <w:rPr>
              <w:del w:id="844" w:author="Ataraxia" w:date="2026-09-05T20:04:57Z"/>
            </w:rPr>
          </w:rPrChange>
        </w:rPr>
        <w:pPrChange w:id="841" w:author="Ataraxia" w:date="2026-09-05T20:04:58Z">
          <w:pPr>
            <w:keepLines/>
            <w:spacing w:after="0"/>
            <w:ind w:left="720" w:hanging="720"/>
          </w:pPr>
        </w:pPrChange>
      </w:pPr>
    </w:p>
    <w:p w14:paraId="62ACE2AD">
      <w:pPr>
        <w:keepLines/>
        <w:spacing w:after="0" w:line="480" w:lineRule="auto"/>
        <w:ind w:left="720" w:hanging="720"/>
        <w:rPr>
          <w:ins w:id="846" w:author="Ataraxia" w:date="2026-09-05T20:05:08Z"/>
          <w:rFonts w:ascii="Times New Roman Regular" w:hAnsi="Times New Roman Regular" w:eastAsia="Times New Roman" w:cs="Times New Roman Regular"/>
          <w:i w:val="0"/>
          <w:sz w:val="24"/>
          <w:szCs w:val="24"/>
        </w:rPr>
        <w:pPrChange w:id="845" w:author="Ataraxia" w:date="2026-09-05T20:05:07Z">
          <w:pPr>
            <w:keepLines/>
            <w:spacing w:after="0"/>
            <w:ind w:left="720" w:hanging="720"/>
          </w:pPr>
        </w:pPrChange>
      </w:pPr>
      <w:r>
        <w:rPr>
          <w:rFonts w:ascii="Times New Roman Regular" w:hAnsi="Times New Roman Regular" w:eastAsia="Times New Roman" w:cs="Times New Roman Regular"/>
          <w:i w:val="0"/>
          <w:sz w:val="24"/>
          <w:szCs w:val="24"/>
          <w:rPrChange w:id="847" w:author="Ataraxia" w:date="2026-09-05T19:49:15Z">
            <w:rPr>
              <w:rFonts w:ascii="Times New Roman" w:hAnsi="Times New Roman" w:eastAsia="Times New Roman"/>
              <w:i w:val="0"/>
              <w:sz w:val="22"/>
            </w:rPr>
          </w:rPrChange>
        </w:rPr>
        <w:t xml:space="preserve">Lindwall, M., &amp; Lindgren, E.-C. (2005). The effects of a 6-month exercise intervention programme on physical self-perceptions and social physique anxiety in non-physically active adolescent Swedish girls. </w:t>
      </w:r>
      <w:r>
        <w:rPr>
          <w:rFonts w:ascii="Times New Roman Italic" w:hAnsi="Times New Roman Italic" w:eastAsia="Times New Roman" w:cs="Times New Roman Italic"/>
          <w:i/>
          <w:iCs w:val="0"/>
          <w:sz w:val="24"/>
          <w:szCs w:val="24"/>
          <w:rPrChange w:id="848" w:author="Ataraxia" w:date="2026-09-05T20:05:03Z">
            <w:rPr>
              <w:rFonts w:ascii="Times New Roman" w:hAnsi="Times New Roman" w:eastAsia="Times New Roman"/>
              <w:i/>
              <w:sz w:val="22"/>
            </w:rPr>
          </w:rPrChange>
        </w:rPr>
        <w:t>Psychology of Sport and Exercise, 6</w:t>
      </w:r>
      <w:r>
        <w:rPr>
          <w:rFonts w:ascii="Times New Roman Regular" w:hAnsi="Times New Roman Regular" w:eastAsia="Times New Roman" w:cs="Times New Roman Regular"/>
          <w:i w:val="0"/>
          <w:sz w:val="24"/>
          <w:szCs w:val="24"/>
          <w:rPrChange w:id="849" w:author="Ataraxia" w:date="2026-09-05T19:49:15Z">
            <w:rPr>
              <w:rFonts w:ascii="Times New Roman" w:hAnsi="Times New Roman" w:eastAsia="Times New Roman"/>
              <w:i w:val="0"/>
              <w:sz w:val="22"/>
            </w:rPr>
          </w:rPrChange>
        </w:rPr>
        <w:t xml:space="preserve">(6), 643–658. </w:t>
      </w:r>
      <w:r>
        <w:rPr>
          <w:rFonts w:ascii="Times New Roman Regular" w:hAnsi="Times New Roman Regular" w:eastAsia="Times New Roman" w:cs="Times New Roman Regular"/>
          <w:i w:val="0"/>
          <w:sz w:val="24"/>
          <w:szCs w:val="24"/>
        </w:rPr>
        <w:fldChar w:fldCharType="begin"/>
      </w:r>
      <w:r>
        <w:rPr>
          <w:rFonts w:ascii="Times New Roman Regular" w:hAnsi="Times New Roman Regular" w:eastAsia="Times New Roman" w:cs="Times New Roman Regular"/>
          <w:i w:val="0"/>
          <w:sz w:val="24"/>
          <w:szCs w:val="24"/>
        </w:rPr>
        <w:instrText xml:space="preserve"> HYPERLINK "https://doi.org/10.1016/j.psychsport.2005.03.003" </w:instrText>
      </w:r>
      <w:ins w:id="850" w:author="Ataraxia" w:date="2026-09-05T20:05:05Z">
        <w:r>
          <w:rPr>
            <w:rFonts w:ascii="Times New Roman Regular" w:hAnsi="Times New Roman Regular" w:eastAsia="Times New Roman" w:cs="Times New Roman Regular"/>
            <w:i w:val="0"/>
            <w:sz w:val="24"/>
            <w:szCs w:val="24"/>
          </w:rPr>
          <w:fldChar w:fldCharType="separate"/>
        </w:r>
      </w:ins>
      <w:ins w:id="851" w:author="Ataraxia" w:date="2026-09-05T20:05:05Z">
        <w:r>
          <w:rPr>
            <w:rStyle w:val="136"/>
            <w:rFonts w:ascii="Times New Roman Regular" w:hAnsi="Times New Roman Regular" w:eastAsia="Times New Roman" w:cs="Times New Roman Regular"/>
            <w:i w:val="0"/>
            <w:sz w:val="24"/>
            <w:szCs w:val="24"/>
          </w:rPr>
          <w:t>https://doi.org/10.1016/j.psychsport.2005.03.003</w:t>
        </w:r>
      </w:ins>
      <w:ins w:id="852" w:author="Ataraxia" w:date="2026-09-05T20:05:05Z">
        <w:r>
          <w:rPr>
            <w:rFonts w:ascii="Times New Roman Regular" w:hAnsi="Times New Roman Regular" w:eastAsia="Times New Roman" w:cs="Times New Roman Regular"/>
            <w:i w:val="0"/>
            <w:sz w:val="24"/>
            <w:szCs w:val="24"/>
          </w:rPr>
          <w:fldChar w:fldCharType="end"/>
        </w:r>
      </w:ins>
    </w:p>
    <w:p w14:paraId="44B99A99">
      <w:pPr>
        <w:keepLines/>
        <w:spacing w:after="0" w:line="480" w:lineRule="auto"/>
        <w:ind w:left="720" w:hanging="720"/>
        <w:rPr>
          <w:del w:id="854" w:author="Ataraxia" w:date="2026-09-05T20:05:06Z"/>
          <w:rFonts w:ascii="Times New Roman Regular" w:hAnsi="Times New Roman Regular" w:cs="Times New Roman Regular"/>
          <w:szCs w:val="24"/>
          <w:rPrChange w:id="855" w:author="Ataraxia" w:date="2026-09-05T19:49:15Z">
            <w:rPr>
              <w:del w:id="856" w:author="Ataraxia" w:date="2026-09-05T20:05:06Z"/>
            </w:rPr>
          </w:rPrChange>
        </w:rPr>
        <w:pPrChange w:id="853" w:author="Ataraxia" w:date="2026-09-05T20:05:07Z">
          <w:pPr>
            <w:keepLines/>
            <w:spacing w:after="0"/>
            <w:ind w:left="720" w:hanging="720"/>
          </w:pPr>
        </w:pPrChange>
      </w:pPr>
    </w:p>
    <w:p w14:paraId="62ACE2AD">
      <w:pPr>
        <w:keepLines/>
        <w:spacing w:after="0" w:line="480" w:lineRule="auto"/>
        <w:ind w:left="720" w:hanging="720"/>
        <w:rPr>
          <w:ins w:id="858" w:author="Ataraxia" w:date="2026-09-05T20:05:19Z"/>
          <w:rFonts w:ascii="Times New Roman Regular" w:hAnsi="Times New Roman Regular" w:eastAsia="Times New Roman" w:cs="Times New Roman Regular"/>
          <w:i w:val="0"/>
          <w:sz w:val="24"/>
          <w:szCs w:val="24"/>
        </w:rPr>
        <w:pPrChange w:id="857" w:author="Ataraxia" w:date="2026-09-05T20:05:18Z">
          <w:pPr>
            <w:keepLines/>
            <w:spacing w:after="0"/>
            <w:ind w:left="720" w:hanging="720"/>
          </w:pPr>
        </w:pPrChange>
      </w:pPr>
      <w:r>
        <w:rPr>
          <w:rFonts w:ascii="Times New Roman Regular" w:hAnsi="Times New Roman Regular" w:eastAsia="Times New Roman" w:cs="Times New Roman Regular"/>
          <w:i w:val="0"/>
          <w:sz w:val="24"/>
          <w:szCs w:val="24"/>
          <w:rPrChange w:id="859" w:author="Ataraxia" w:date="2026-09-05T19:49:15Z">
            <w:rPr>
              <w:rFonts w:ascii="Times New Roman" w:hAnsi="Times New Roman" w:eastAsia="Times New Roman"/>
              <w:i w:val="0"/>
              <w:sz w:val="22"/>
            </w:rPr>
          </w:rPrChange>
        </w:rPr>
        <w:t xml:space="preserve">Liu, X., Soh, K. G., &amp; Lu, Y. (2025). Effect of dance on social physique anxiety and physical self-esteem among adults: A systematic review. </w:t>
      </w:r>
      <w:r>
        <w:rPr>
          <w:rFonts w:ascii="Times New Roman Italic" w:hAnsi="Times New Roman Italic" w:eastAsia="Times New Roman" w:cs="Times New Roman Italic"/>
          <w:i/>
          <w:iCs w:val="0"/>
          <w:sz w:val="24"/>
          <w:szCs w:val="24"/>
          <w:rPrChange w:id="860" w:author="Ataraxia" w:date="2026-09-05T20:05:14Z">
            <w:rPr>
              <w:rFonts w:ascii="Times New Roman" w:hAnsi="Times New Roman" w:eastAsia="Times New Roman"/>
              <w:i/>
              <w:sz w:val="22"/>
            </w:rPr>
          </w:rPrChange>
        </w:rPr>
        <w:t>Frontiers in Psychology, 16</w:t>
      </w:r>
      <w:r>
        <w:rPr>
          <w:rFonts w:ascii="Times New Roman Regular" w:hAnsi="Times New Roman Regular" w:eastAsia="Times New Roman" w:cs="Times New Roman Regular"/>
          <w:i w:val="0"/>
          <w:sz w:val="24"/>
          <w:szCs w:val="24"/>
          <w:rPrChange w:id="861" w:author="Ataraxia" w:date="2026-09-05T19:49:15Z">
            <w:rPr>
              <w:rFonts w:ascii="Times New Roman" w:hAnsi="Times New Roman" w:eastAsia="Times New Roman"/>
              <w:i w:val="0"/>
              <w:sz w:val="22"/>
            </w:rPr>
          </w:rPrChange>
        </w:rPr>
        <w:t xml:space="preserve">, 1547802. </w:t>
      </w:r>
      <w:r>
        <w:rPr>
          <w:rFonts w:ascii="Times New Roman Regular" w:hAnsi="Times New Roman Regular" w:eastAsia="Times New Roman" w:cs="Times New Roman Regular"/>
          <w:i w:val="0"/>
          <w:sz w:val="24"/>
          <w:szCs w:val="24"/>
        </w:rPr>
        <w:fldChar w:fldCharType="begin"/>
      </w:r>
      <w:r>
        <w:rPr>
          <w:rFonts w:ascii="Times New Roman Regular" w:hAnsi="Times New Roman Regular" w:eastAsia="Times New Roman" w:cs="Times New Roman Regular"/>
          <w:i w:val="0"/>
          <w:sz w:val="24"/>
          <w:szCs w:val="24"/>
        </w:rPr>
        <w:instrText xml:space="preserve"> HYPERLINK "https://doi.org/10.3389/fpsyg.2025.1547802" </w:instrText>
      </w:r>
      <w:ins w:id="862" w:author="Ataraxia" w:date="2026-09-05T20:05:15Z">
        <w:r>
          <w:rPr>
            <w:rFonts w:ascii="Times New Roman Regular" w:hAnsi="Times New Roman Regular" w:eastAsia="Times New Roman" w:cs="Times New Roman Regular"/>
            <w:i w:val="0"/>
            <w:sz w:val="24"/>
            <w:szCs w:val="24"/>
          </w:rPr>
          <w:fldChar w:fldCharType="separate"/>
        </w:r>
      </w:ins>
      <w:ins w:id="863" w:author="Ataraxia" w:date="2026-09-05T20:05:15Z">
        <w:r>
          <w:rPr>
            <w:rStyle w:val="136"/>
            <w:rFonts w:ascii="Times New Roman Regular" w:hAnsi="Times New Roman Regular" w:eastAsia="Times New Roman" w:cs="Times New Roman Regular"/>
            <w:i w:val="0"/>
            <w:sz w:val="24"/>
            <w:szCs w:val="24"/>
          </w:rPr>
          <w:t>https://doi.org/10.3389/fpsyg.2025.1547802</w:t>
        </w:r>
      </w:ins>
      <w:ins w:id="864" w:author="Ataraxia" w:date="2026-09-05T20:05:15Z">
        <w:r>
          <w:rPr>
            <w:rFonts w:ascii="Times New Roman Regular" w:hAnsi="Times New Roman Regular" w:eastAsia="Times New Roman" w:cs="Times New Roman Regular"/>
            <w:i w:val="0"/>
            <w:sz w:val="24"/>
            <w:szCs w:val="24"/>
          </w:rPr>
          <w:fldChar w:fldCharType="end"/>
        </w:r>
      </w:ins>
    </w:p>
    <w:p w14:paraId="656E65B4">
      <w:pPr>
        <w:keepLines/>
        <w:spacing w:after="0" w:line="480" w:lineRule="auto"/>
        <w:ind w:left="720" w:hanging="720"/>
        <w:rPr>
          <w:del w:id="866" w:author="Ataraxia" w:date="2026-09-05T20:05:18Z"/>
          <w:rFonts w:ascii="Times New Roman Regular" w:hAnsi="Times New Roman Regular" w:cs="Times New Roman Regular"/>
          <w:szCs w:val="24"/>
          <w:rPrChange w:id="867" w:author="Ataraxia" w:date="2026-09-05T19:49:15Z">
            <w:rPr>
              <w:del w:id="868" w:author="Ataraxia" w:date="2026-09-05T20:05:18Z"/>
            </w:rPr>
          </w:rPrChange>
        </w:rPr>
        <w:pPrChange w:id="865" w:author="Ataraxia" w:date="2026-09-05T20:05:18Z">
          <w:pPr>
            <w:keepLines/>
            <w:spacing w:after="0"/>
            <w:ind w:left="720" w:hanging="720"/>
          </w:pPr>
        </w:pPrChange>
      </w:pPr>
    </w:p>
    <w:p w14:paraId="62ACE2AD">
      <w:pPr>
        <w:keepLines/>
        <w:spacing w:after="0" w:line="480" w:lineRule="auto"/>
        <w:ind w:left="720" w:hanging="720"/>
        <w:rPr>
          <w:ins w:id="870" w:author="Ataraxia" w:date="2026-09-05T20:05:31Z"/>
          <w:rFonts w:ascii="Times New Roman Regular" w:hAnsi="Times New Roman Regular" w:eastAsia="Times New Roman" w:cs="Times New Roman Regular"/>
          <w:i w:val="0"/>
          <w:sz w:val="24"/>
          <w:szCs w:val="24"/>
        </w:rPr>
        <w:pPrChange w:id="869" w:author="Ataraxia" w:date="2026-09-05T20:05:30Z">
          <w:pPr>
            <w:keepLines/>
            <w:spacing w:after="0"/>
            <w:ind w:left="720" w:hanging="720"/>
          </w:pPr>
        </w:pPrChange>
      </w:pPr>
      <w:r>
        <w:rPr>
          <w:rFonts w:ascii="Times New Roman Regular" w:hAnsi="Times New Roman Regular" w:eastAsia="Times New Roman" w:cs="Times New Roman Regular"/>
          <w:i w:val="0"/>
          <w:sz w:val="24"/>
          <w:szCs w:val="24"/>
          <w:rPrChange w:id="871" w:author="Ataraxia" w:date="2026-09-05T19:49:15Z">
            <w:rPr>
              <w:rFonts w:ascii="Times New Roman" w:hAnsi="Times New Roman" w:eastAsia="Times New Roman"/>
              <w:i w:val="0"/>
              <w:sz w:val="22"/>
            </w:rPr>
          </w:rPrChange>
        </w:rPr>
        <w:t>Martin Ginis, K. A., Murru, E., Conlin, C., &amp; Strong, H. A. (2011). Construct validation of a state version of the Social Physique Anxiety Scale among young women.</w:t>
      </w:r>
      <w:r>
        <w:rPr>
          <w:rFonts w:ascii="Times New Roman Italic" w:hAnsi="Times New Roman Italic" w:eastAsia="Times New Roman" w:cs="Times New Roman Italic"/>
          <w:i/>
          <w:iCs/>
          <w:sz w:val="24"/>
          <w:szCs w:val="24"/>
          <w:rPrChange w:id="872" w:author="Ataraxia" w:date="2026-09-05T20:05:25Z">
            <w:rPr>
              <w:rFonts w:ascii="Times New Roman" w:hAnsi="Times New Roman" w:eastAsia="Times New Roman"/>
              <w:i w:val="0"/>
              <w:sz w:val="22"/>
            </w:rPr>
          </w:rPrChange>
        </w:rPr>
        <w:t xml:space="preserve"> </w:t>
      </w:r>
      <w:r>
        <w:rPr>
          <w:rFonts w:ascii="Times New Roman Italic" w:hAnsi="Times New Roman Italic" w:eastAsia="Times New Roman" w:cs="Times New Roman Italic"/>
          <w:i/>
          <w:iCs/>
          <w:sz w:val="24"/>
          <w:szCs w:val="24"/>
          <w:rPrChange w:id="873" w:author="Ataraxia" w:date="2026-09-05T20:05:25Z">
            <w:rPr>
              <w:rFonts w:ascii="Times New Roman" w:hAnsi="Times New Roman" w:eastAsia="Times New Roman"/>
              <w:i/>
              <w:sz w:val="22"/>
            </w:rPr>
          </w:rPrChange>
        </w:rPr>
        <w:t>Body Image, 8</w:t>
      </w:r>
      <w:r>
        <w:rPr>
          <w:rFonts w:ascii="Times New Roman Regular" w:hAnsi="Times New Roman Regular" w:eastAsia="Times New Roman" w:cs="Times New Roman Regular"/>
          <w:i w:val="0"/>
          <w:sz w:val="24"/>
          <w:szCs w:val="24"/>
          <w:rPrChange w:id="874" w:author="Ataraxia" w:date="2026-09-05T19:49:15Z">
            <w:rPr>
              <w:rFonts w:ascii="Times New Roman" w:hAnsi="Times New Roman" w:eastAsia="Times New Roman"/>
              <w:i w:val="0"/>
              <w:sz w:val="22"/>
            </w:rPr>
          </w:rPrChange>
        </w:rPr>
        <w:t xml:space="preserve">(1), 52–57. </w:t>
      </w:r>
      <w:r>
        <w:rPr>
          <w:rFonts w:ascii="Times New Roman Regular" w:hAnsi="Times New Roman Regular" w:eastAsia="Times New Roman" w:cs="Times New Roman Regular"/>
          <w:i w:val="0"/>
          <w:sz w:val="24"/>
          <w:szCs w:val="24"/>
        </w:rPr>
        <w:fldChar w:fldCharType="begin"/>
      </w:r>
      <w:r>
        <w:rPr>
          <w:rFonts w:ascii="Times New Roman Regular" w:hAnsi="Times New Roman Regular" w:eastAsia="Times New Roman" w:cs="Times New Roman Regular"/>
          <w:i w:val="0"/>
          <w:sz w:val="24"/>
          <w:szCs w:val="24"/>
        </w:rPr>
        <w:instrText xml:space="preserve"> HYPERLINK "https://doi.org/10.1016/j.bodyim.2010.10.001" </w:instrText>
      </w:r>
      <w:ins w:id="875" w:author="Ataraxia" w:date="2026-09-05T20:05:28Z">
        <w:r>
          <w:rPr>
            <w:rFonts w:ascii="Times New Roman Regular" w:hAnsi="Times New Roman Regular" w:eastAsia="Times New Roman" w:cs="Times New Roman Regular"/>
            <w:i w:val="0"/>
            <w:sz w:val="24"/>
            <w:szCs w:val="24"/>
          </w:rPr>
          <w:fldChar w:fldCharType="separate"/>
        </w:r>
      </w:ins>
      <w:ins w:id="876" w:author="Ataraxia" w:date="2026-09-05T20:05:28Z">
        <w:r>
          <w:rPr>
            <w:rStyle w:val="136"/>
            <w:rFonts w:ascii="Times New Roman Regular" w:hAnsi="Times New Roman Regular" w:eastAsia="Times New Roman" w:cs="Times New Roman Regular"/>
            <w:i w:val="0"/>
            <w:sz w:val="24"/>
            <w:szCs w:val="24"/>
          </w:rPr>
          <w:t>https://doi.org/10.1016/j.bodyim.2010.10.001</w:t>
        </w:r>
      </w:ins>
      <w:ins w:id="877" w:author="Ataraxia" w:date="2026-09-05T20:05:28Z">
        <w:r>
          <w:rPr>
            <w:rFonts w:ascii="Times New Roman Regular" w:hAnsi="Times New Roman Regular" w:eastAsia="Times New Roman" w:cs="Times New Roman Regular"/>
            <w:i w:val="0"/>
            <w:sz w:val="24"/>
            <w:szCs w:val="24"/>
          </w:rPr>
          <w:fldChar w:fldCharType="end"/>
        </w:r>
      </w:ins>
    </w:p>
    <w:p w14:paraId="23D200E5">
      <w:pPr>
        <w:keepLines/>
        <w:spacing w:after="0" w:line="480" w:lineRule="auto"/>
        <w:ind w:left="720" w:hanging="720"/>
        <w:rPr>
          <w:del w:id="879" w:author="Ataraxia" w:date="2026-09-05T20:05:29Z"/>
          <w:rFonts w:ascii="Times New Roman Regular" w:hAnsi="Times New Roman Regular" w:cs="Times New Roman Regular"/>
          <w:szCs w:val="24"/>
          <w:rPrChange w:id="880" w:author="Ataraxia" w:date="2026-09-05T19:49:15Z">
            <w:rPr>
              <w:del w:id="881" w:author="Ataraxia" w:date="2026-09-05T20:05:29Z"/>
            </w:rPr>
          </w:rPrChange>
        </w:rPr>
        <w:pPrChange w:id="878" w:author="Ataraxia" w:date="2026-09-05T20:05:30Z">
          <w:pPr>
            <w:keepLines/>
            <w:spacing w:after="0"/>
            <w:ind w:left="720" w:hanging="720"/>
          </w:pPr>
        </w:pPrChange>
      </w:pPr>
    </w:p>
    <w:p w14:paraId="62ACE2AD">
      <w:pPr>
        <w:keepLines/>
        <w:spacing w:after="0" w:line="480" w:lineRule="auto"/>
        <w:ind w:left="720" w:hanging="720"/>
        <w:rPr>
          <w:ins w:id="883" w:author="Ataraxia" w:date="2026-09-05T20:05:38Z"/>
          <w:rFonts w:ascii="Times New Roman Regular" w:hAnsi="Times New Roman Regular" w:eastAsia="Times New Roman" w:cs="Times New Roman Regular"/>
          <w:i w:val="0"/>
          <w:sz w:val="24"/>
          <w:szCs w:val="24"/>
        </w:rPr>
        <w:pPrChange w:id="882" w:author="Ataraxia" w:date="2026-09-05T20:05:37Z">
          <w:pPr>
            <w:keepLines/>
            <w:spacing w:after="0"/>
            <w:ind w:left="720" w:hanging="720"/>
          </w:pPr>
        </w:pPrChange>
      </w:pPr>
      <w:r>
        <w:rPr>
          <w:rFonts w:ascii="Times New Roman Regular" w:hAnsi="Times New Roman Regular" w:eastAsia="Times New Roman" w:cs="Times New Roman Regular"/>
          <w:i w:val="0"/>
          <w:sz w:val="24"/>
          <w:szCs w:val="24"/>
          <w:rPrChange w:id="884" w:author="Ataraxia" w:date="2026-09-05T19:49:15Z">
            <w:rPr>
              <w:rFonts w:ascii="Times New Roman" w:hAnsi="Times New Roman" w:eastAsia="Times New Roman"/>
              <w:i w:val="0"/>
              <w:sz w:val="22"/>
            </w:rPr>
          </w:rPrChange>
        </w:rPr>
        <w:t xml:space="preserve">Page, M. J., McKenzie, J. E., Bossuyt, P. M., Boutron, I., Hoffmann, T. C., Mulrow, C. D., Shamseer, L., Tetzlaff, J. M., Akl, E. A., Brennan, S. E., Chou, R., Glanville, J., Grimshaw, J. M., Hróbjartsson, A., Lalu, M. M., Li, T., Loder, E. W., Mayo-Wilson, E., McDonald, S., ... Moher, D. (2021). The PRISMA 2020 statement: An updated guideline for reporting systematic reviews. </w:t>
      </w:r>
      <w:r>
        <w:rPr>
          <w:rFonts w:ascii="Times New Roman Italic" w:hAnsi="Times New Roman Italic" w:eastAsia="Times New Roman" w:cs="Times New Roman Italic"/>
          <w:i/>
          <w:iCs w:val="0"/>
          <w:sz w:val="24"/>
          <w:szCs w:val="24"/>
          <w:rPrChange w:id="885" w:author="Ataraxia" w:date="2026-09-05T20:05:43Z">
            <w:rPr>
              <w:rFonts w:ascii="Times New Roman" w:hAnsi="Times New Roman" w:eastAsia="Times New Roman"/>
              <w:i/>
              <w:sz w:val="22"/>
            </w:rPr>
          </w:rPrChange>
        </w:rPr>
        <w:t>BMJ, 372</w:t>
      </w:r>
      <w:r>
        <w:rPr>
          <w:rFonts w:ascii="Times New Roman Regular" w:hAnsi="Times New Roman Regular" w:eastAsia="Times New Roman" w:cs="Times New Roman Regular"/>
          <w:i w:val="0"/>
          <w:sz w:val="24"/>
          <w:szCs w:val="24"/>
          <w:rPrChange w:id="886" w:author="Ataraxia" w:date="2026-09-05T19:49:15Z">
            <w:rPr>
              <w:rFonts w:ascii="Times New Roman" w:hAnsi="Times New Roman" w:eastAsia="Times New Roman"/>
              <w:i w:val="0"/>
              <w:sz w:val="22"/>
            </w:rPr>
          </w:rPrChange>
        </w:rPr>
        <w:t xml:space="preserve">, n71. </w:t>
      </w:r>
      <w:r>
        <w:rPr>
          <w:rFonts w:ascii="Times New Roman Regular" w:hAnsi="Times New Roman Regular" w:eastAsia="Times New Roman" w:cs="Times New Roman Regular"/>
          <w:i w:val="0"/>
          <w:sz w:val="24"/>
          <w:szCs w:val="24"/>
        </w:rPr>
        <w:fldChar w:fldCharType="begin"/>
      </w:r>
      <w:r>
        <w:rPr>
          <w:rFonts w:ascii="Times New Roman Regular" w:hAnsi="Times New Roman Regular" w:eastAsia="Times New Roman" w:cs="Times New Roman Regular"/>
          <w:i w:val="0"/>
          <w:sz w:val="24"/>
          <w:szCs w:val="24"/>
        </w:rPr>
        <w:instrText xml:space="preserve"> HYPERLINK "https://doi.org/10.1136/bmj.n71" </w:instrText>
      </w:r>
      <w:ins w:id="887" w:author="Ataraxia" w:date="2026-09-05T20:05:35Z">
        <w:r>
          <w:rPr>
            <w:rFonts w:ascii="Times New Roman Regular" w:hAnsi="Times New Roman Regular" w:eastAsia="Times New Roman" w:cs="Times New Roman Regular"/>
            <w:i w:val="0"/>
            <w:sz w:val="24"/>
            <w:szCs w:val="24"/>
          </w:rPr>
          <w:fldChar w:fldCharType="separate"/>
        </w:r>
      </w:ins>
      <w:ins w:id="888" w:author="Ataraxia" w:date="2026-09-05T20:05:35Z">
        <w:r>
          <w:rPr>
            <w:rStyle w:val="136"/>
            <w:rFonts w:ascii="Times New Roman Regular" w:hAnsi="Times New Roman Regular" w:eastAsia="Times New Roman" w:cs="Times New Roman Regular"/>
            <w:i w:val="0"/>
            <w:sz w:val="24"/>
            <w:szCs w:val="24"/>
          </w:rPr>
          <w:t>https://doi.org/10.1136/bmj.n71</w:t>
        </w:r>
      </w:ins>
      <w:ins w:id="889" w:author="Ataraxia" w:date="2026-09-05T20:05:35Z">
        <w:r>
          <w:rPr>
            <w:rFonts w:ascii="Times New Roman Regular" w:hAnsi="Times New Roman Regular" w:eastAsia="Times New Roman" w:cs="Times New Roman Regular"/>
            <w:i w:val="0"/>
            <w:sz w:val="24"/>
            <w:szCs w:val="24"/>
          </w:rPr>
          <w:fldChar w:fldCharType="end"/>
        </w:r>
      </w:ins>
    </w:p>
    <w:p w14:paraId="677E9AB0">
      <w:pPr>
        <w:keepLines/>
        <w:spacing w:after="0" w:line="480" w:lineRule="auto"/>
        <w:ind w:left="720" w:hanging="720"/>
        <w:rPr>
          <w:del w:id="891" w:author="Ataraxia" w:date="2026-09-05T20:05:36Z"/>
          <w:rFonts w:ascii="Times New Roman Regular" w:hAnsi="Times New Roman Regular" w:cs="Times New Roman Regular"/>
          <w:szCs w:val="24"/>
          <w:rPrChange w:id="892" w:author="Ataraxia" w:date="2026-09-05T19:49:15Z">
            <w:rPr>
              <w:del w:id="893" w:author="Ataraxia" w:date="2026-09-05T20:05:36Z"/>
            </w:rPr>
          </w:rPrChange>
        </w:rPr>
        <w:pPrChange w:id="890" w:author="Ataraxia" w:date="2026-09-05T20:05:37Z">
          <w:pPr>
            <w:keepLines/>
            <w:spacing w:after="0"/>
            <w:ind w:left="720" w:hanging="720"/>
          </w:pPr>
        </w:pPrChange>
      </w:pPr>
    </w:p>
    <w:p w14:paraId="62ACE2AD">
      <w:pPr>
        <w:keepLines/>
        <w:spacing w:after="0" w:line="480" w:lineRule="auto"/>
        <w:ind w:left="720" w:hanging="720"/>
        <w:rPr>
          <w:ins w:id="895" w:author="Ataraxia" w:date="2026-09-05T20:05:56Z"/>
          <w:rFonts w:ascii="Times New Roman Regular" w:hAnsi="Times New Roman Regular" w:eastAsia="Times New Roman" w:cs="Times New Roman Regular"/>
          <w:i w:val="0"/>
          <w:sz w:val="24"/>
          <w:szCs w:val="24"/>
        </w:rPr>
        <w:pPrChange w:id="894" w:author="Ataraxia" w:date="2026-09-05T20:05:55Z">
          <w:pPr>
            <w:keepLines/>
            <w:spacing w:after="0"/>
            <w:ind w:left="720" w:hanging="720"/>
          </w:pPr>
        </w:pPrChange>
      </w:pPr>
      <w:r>
        <w:rPr>
          <w:rFonts w:ascii="Times New Roman Regular" w:hAnsi="Times New Roman Regular" w:eastAsia="Times New Roman" w:cs="Times New Roman Regular"/>
          <w:i w:val="0"/>
          <w:sz w:val="24"/>
          <w:szCs w:val="24"/>
          <w:rPrChange w:id="896" w:author="Ataraxia" w:date="2026-09-05T19:49:15Z">
            <w:rPr>
              <w:rFonts w:ascii="Times New Roman" w:hAnsi="Times New Roman" w:eastAsia="Times New Roman"/>
              <w:i w:val="0"/>
              <w:sz w:val="22"/>
            </w:rPr>
          </w:rPrChange>
        </w:rPr>
        <w:t xml:space="preserve">Sabiston, C. M., Pila, E., Pinsonnault-Bilodeau, G., &amp; Cox, A. E. (2014). Social physique anxiety experiences in physical activity: A comprehensive synthesis of research studies focused on measurement, theory, and predictors and outcomes. </w:t>
      </w:r>
      <w:r>
        <w:rPr>
          <w:rFonts w:ascii="Times New Roman Italic" w:hAnsi="Times New Roman Italic" w:eastAsia="Times New Roman" w:cs="Times New Roman Italic"/>
          <w:i/>
          <w:iCs w:val="0"/>
          <w:sz w:val="24"/>
          <w:szCs w:val="24"/>
          <w:rPrChange w:id="897" w:author="Ataraxia" w:date="2026-09-05T20:05:50Z">
            <w:rPr>
              <w:rFonts w:ascii="Times New Roman" w:hAnsi="Times New Roman" w:eastAsia="Times New Roman"/>
              <w:i/>
              <w:sz w:val="22"/>
            </w:rPr>
          </w:rPrChange>
        </w:rPr>
        <w:t>International Review of Sport and Exercise Psychology, 7</w:t>
      </w:r>
      <w:r>
        <w:rPr>
          <w:rFonts w:ascii="Times New Roman Regular" w:hAnsi="Times New Roman Regular" w:eastAsia="Times New Roman" w:cs="Times New Roman Regular"/>
          <w:i w:val="0"/>
          <w:sz w:val="24"/>
          <w:szCs w:val="24"/>
          <w:rPrChange w:id="898" w:author="Ataraxia" w:date="2026-09-05T19:49:15Z">
            <w:rPr>
              <w:rFonts w:ascii="Times New Roman" w:hAnsi="Times New Roman" w:eastAsia="Times New Roman"/>
              <w:i w:val="0"/>
              <w:sz w:val="22"/>
            </w:rPr>
          </w:rPrChange>
        </w:rPr>
        <w:t xml:space="preserve">(1), 158–183. </w:t>
      </w:r>
      <w:r>
        <w:rPr>
          <w:rFonts w:ascii="Times New Roman Regular" w:hAnsi="Times New Roman Regular" w:eastAsia="Times New Roman" w:cs="Times New Roman Regular"/>
          <w:i w:val="0"/>
          <w:sz w:val="24"/>
          <w:szCs w:val="24"/>
        </w:rPr>
        <w:fldChar w:fldCharType="begin"/>
      </w:r>
      <w:r>
        <w:rPr>
          <w:rFonts w:ascii="Times New Roman Regular" w:hAnsi="Times New Roman Regular" w:eastAsia="Times New Roman" w:cs="Times New Roman Regular"/>
          <w:i w:val="0"/>
          <w:sz w:val="24"/>
          <w:szCs w:val="24"/>
        </w:rPr>
        <w:instrText xml:space="preserve"> HYPERLINK "https://doi.org/10.1080/1750984X.2014.904392" </w:instrText>
      </w:r>
      <w:ins w:id="899" w:author="Ataraxia" w:date="2026-09-05T20:05:52Z">
        <w:r>
          <w:rPr>
            <w:rFonts w:ascii="Times New Roman Regular" w:hAnsi="Times New Roman Regular" w:eastAsia="Times New Roman" w:cs="Times New Roman Regular"/>
            <w:i w:val="0"/>
            <w:sz w:val="24"/>
            <w:szCs w:val="24"/>
          </w:rPr>
          <w:fldChar w:fldCharType="separate"/>
        </w:r>
      </w:ins>
      <w:ins w:id="900" w:author="Ataraxia" w:date="2026-09-05T20:05:52Z">
        <w:r>
          <w:rPr>
            <w:rStyle w:val="136"/>
            <w:rFonts w:ascii="Times New Roman Regular" w:hAnsi="Times New Roman Regular" w:eastAsia="Times New Roman" w:cs="Times New Roman Regular"/>
            <w:i w:val="0"/>
            <w:sz w:val="24"/>
            <w:szCs w:val="24"/>
          </w:rPr>
          <w:t>https://doi.org/10.1080/1750984X.2014.904392</w:t>
        </w:r>
      </w:ins>
      <w:ins w:id="901" w:author="Ataraxia" w:date="2026-09-05T20:05:52Z">
        <w:r>
          <w:rPr>
            <w:rFonts w:ascii="Times New Roman Regular" w:hAnsi="Times New Roman Regular" w:eastAsia="Times New Roman" w:cs="Times New Roman Regular"/>
            <w:i w:val="0"/>
            <w:sz w:val="24"/>
            <w:szCs w:val="24"/>
          </w:rPr>
          <w:fldChar w:fldCharType="end"/>
        </w:r>
      </w:ins>
    </w:p>
    <w:p w14:paraId="3F91E6FF">
      <w:pPr>
        <w:keepLines/>
        <w:spacing w:after="0" w:line="480" w:lineRule="auto"/>
        <w:ind w:left="720" w:hanging="720"/>
        <w:rPr>
          <w:del w:id="903" w:author="Ataraxia" w:date="2026-09-05T20:05:54Z"/>
          <w:rFonts w:ascii="Times New Roman Regular" w:hAnsi="Times New Roman Regular" w:cs="Times New Roman Regular"/>
          <w:szCs w:val="24"/>
          <w:rPrChange w:id="904" w:author="Ataraxia" w:date="2026-09-05T19:49:15Z">
            <w:rPr>
              <w:del w:id="905" w:author="Ataraxia" w:date="2026-09-05T20:05:54Z"/>
            </w:rPr>
          </w:rPrChange>
        </w:rPr>
        <w:pPrChange w:id="902" w:author="Ataraxia" w:date="2026-09-05T20:05:55Z">
          <w:pPr>
            <w:keepLines/>
            <w:spacing w:after="0"/>
            <w:ind w:left="720" w:hanging="720"/>
          </w:pPr>
        </w:pPrChange>
      </w:pPr>
    </w:p>
    <w:p w14:paraId="62ACE2AD">
      <w:pPr>
        <w:keepLines/>
        <w:spacing w:after="0" w:line="480" w:lineRule="auto"/>
        <w:ind w:left="720" w:hanging="720"/>
        <w:rPr>
          <w:ins w:id="907" w:author="Ataraxia" w:date="2026-09-05T20:06:13Z"/>
          <w:rFonts w:ascii="Times New Roman Regular" w:hAnsi="Times New Roman Regular" w:eastAsia="Times New Roman" w:cs="Times New Roman Regular"/>
          <w:i w:val="0"/>
          <w:sz w:val="24"/>
          <w:szCs w:val="24"/>
        </w:rPr>
        <w:pPrChange w:id="906" w:author="Ataraxia" w:date="2026-09-05T20:06:13Z">
          <w:pPr>
            <w:keepLines/>
            <w:spacing w:after="0"/>
            <w:ind w:left="720" w:hanging="720"/>
          </w:pPr>
        </w:pPrChange>
      </w:pPr>
      <w:r>
        <w:rPr>
          <w:rFonts w:ascii="Times New Roman Regular" w:hAnsi="Times New Roman Regular" w:eastAsia="Times New Roman" w:cs="Times New Roman Regular"/>
          <w:i w:val="0"/>
          <w:sz w:val="24"/>
          <w:szCs w:val="24"/>
          <w:rPrChange w:id="908" w:author="Ataraxia" w:date="2026-09-05T19:49:15Z">
            <w:rPr>
              <w:rFonts w:ascii="Times New Roman" w:hAnsi="Times New Roman" w:eastAsia="Times New Roman"/>
              <w:i w:val="0"/>
              <w:sz w:val="22"/>
            </w:rPr>
          </w:rPrChange>
        </w:rPr>
        <w:t xml:space="preserve">Sterne, J. A. C., Hernán, M. A., Reeves, B. C., Savović, J., Berkman, N. D., Viswanathan, M., Henry, D., Altman, D. G., Ansari, M. T., Boutron, I., Carpenter, J. R., Chan, A.-W., Churchill, R., Deeks, J. J., Hróbjartsson, A., Kirkham, J., Jüni, P., Loke, Y. K., Pigott, T. D., ... Higgins, J. P. T. (2016). ROBINS-I: A tool for assessing risk of bias in non-randomised studies of interventions. </w:t>
      </w:r>
      <w:r>
        <w:rPr>
          <w:rFonts w:ascii="Times New Roman Regular" w:hAnsi="Times New Roman Regular" w:eastAsia="Times New Roman" w:cs="Times New Roman Regular"/>
          <w:i/>
          <w:sz w:val="24"/>
          <w:szCs w:val="24"/>
          <w:rPrChange w:id="909" w:author="Ataraxia" w:date="2026-09-05T19:49:15Z">
            <w:rPr>
              <w:rFonts w:ascii="Times New Roman" w:hAnsi="Times New Roman" w:eastAsia="Times New Roman"/>
              <w:i/>
              <w:sz w:val="22"/>
            </w:rPr>
          </w:rPrChange>
        </w:rPr>
        <w:t>BMJ, 355</w:t>
      </w:r>
      <w:r>
        <w:rPr>
          <w:rFonts w:ascii="Times New Roman Regular" w:hAnsi="Times New Roman Regular" w:eastAsia="Times New Roman" w:cs="Times New Roman Regular"/>
          <w:i w:val="0"/>
          <w:sz w:val="24"/>
          <w:szCs w:val="24"/>
          <w:rPrChange w:id="910" w:author="Ataraxia" w:date="2026-09-05T19:49:15Z">
            <w:rPr>
              <w:rFonts w:ascii="Times New Roman" w:hAnsi="Times New Roman" w:eastAsia="Times New Roman"/>
              <w:i w:val="0"/>
              <w:sz w:val="22"/>
            </w:rPr>
          </w:rPrChange>
        </w:rPr>
        <w:t xml:space="preserve">, i4919. </w:t>
      </w:r>
      <w:r>
        <w:rPr>
          <w:rFonts w:ascii="Times New Roman Regular" w:hAnsi="Times New Roman Regular" w:eastAsia="Times New Roman" w:cs="Times New Roman Regular"/>
          <w:i w:val="0"/>
          <w:sz w:val="24"/>
          <w:szCs w:val="24"/>
        </w:rPr>
        <w:fldChar w:fldCharType="begin"/>
      </w:r>
      <w:r>
        <w:rPr>
          <w:rFonts w:ascii="Times New Roman Regular" w:hAnsi="Times New Roman Regular" w:eastAsia="Times New Roman" w:cs="Times New Roman Regular"/>
          <w:i w:val="0"/>
          <w:sz w:val="24"/>
          <w:szCs w:val="24"/>
        </w:rPr>
        <w:instrText xml:space="preserve"> HYPERLINK "https://doi.org/10.1136/bmj.i4919" </w:instrText>
      </w:r>
      <w:ins w:id="911" w:author="Ataraxia" w:date="2026-09-05T20:05:58Z">
        <w:r>
          <w:rPr>
            <w:rFonts w:ascii="Times New Roman Regular" w:hAnsi="Times New Roman Regular" w:eastAsia="Times New Roman" w:cs="Times New Roman Regular"/>
            <w:i w:val="0"/>
            <w:sz w:val="24"/>
            <w:szCs w:val="24"/>
          </w:rPr>
          <w:fldChar w:fldCharType="separate"/>
        </w:r>
      </w:ins>
      <w:ins w:id="912" w:author="Ataraxia" w:date="2026-09-05T20:05:58Z">
        <w:r>
          <w:rPr>
            <w:rStyle w:val="136"/>
            <w:rFonts w:ascii="Times New Roman Regular" w:hAnsi="Times New Roman Regular" w:eastAsia="Times New Roman" w:cs="Times New Roman Regular"/>
            <w:i w:val="0"/>
            <w:sz w:val="24"/>
            <w:szCs w:val="24"/>
          </w:rPr>
          <w:t>https://doi.org/10.1136/bmj.i4919</w:t>
        </w:r>
      </w:ins>
      <w:ins w:id="913" w:author="Ataraxia" w:date="2026-09-05T20:05:58Z">
        <w:r>
          <w:rPr>
            <w:rFonts w:ascii="Times New Roman Regular" w:hAnsi="Times New Roman Regular" w:eastAsia="Times New Roman" w:cs="Times New Roman Regular"/>
            <w:i w:val="0"/>
            <w:sz w:val="24"/>
            <w:szCs w:val="24"/>
          </w:rPr>
          <w:fldChar w:fldCharType="end"/>
        </w:r>
      </w:ins>
    </w:p>
    <w:p w14:paraId="563E5BA9">
      <w:pPr>
        <w:keepLines/>
        <w:spacing w:after="0" w:line="480" w:lineRule="auto"/>
        <w:ind w:left="720" w:hanging="720"/>
        <w:rPr>
          <w:del w:id="915" w:author="Ataraxia" w:date="2026-09-05T20:06:12Z"/>
          <w:rFonts w:ascii="Times New Roman Regular" w:hAnsi="Times New Roman Regular" w:cs="Times New Roman Regular"/>
          <w:szCs w:val="24"/>
          <w:rPrChange w:id="916" w:author="Ataraxia" w:date="2026-09-05T19:49:15Z">
            <w:rPr>
              <w:del w:id="917" w:author="Ataraxia" w:date="2026-09-05T20:06:12Z"/>
            </w:rPr>
          </w:rPrChange>
        </w:rPr>
        <w:pPrChange w:id="914" w:author="Ataraxia" w:date="2026-09-05T20:06:13Z">
          <w:pPr>
            <w:keepLines/>
            <w:spacing w:after="0"/>
            <w:ind w:left="720" w:hanging="720"/>
          </w:pPr>
        </w:pPrChange>
      </w:pPr>
    </w:p>
    <w:p w14:paraId="62ACE2AD">
      <w:pPr>
        <w:keepLines/>
        <w:spacing w:after="0" w:line="480" w:lineRule="auto"/>
        <w:ind w:left="720" w:hanging="720"/>
        <w:rPr>
          <w:rFonts w:ascii="Times New Roman Regular" w:hAnsi="Times New Roman Regular" w:cs="Times New Roman Regular"/>
          <w:szCs w:val="24"/>
          <w:rPrChange w:id="919" w:author="Ataraxia" w:date="2026-09-05T19:49:15Z">
            <w:rPr/>
          </w:rPrChange>
        </w:rPr>
        <w:pPrChange w:id="918" w:author="Ataraxia" w:date="2026-09-05T20:06:23Z">
          <w:pPr>
            <w:keepLines/>
            <w:spacing w:after="0"/>
            <w:ind w:left="720" w:hanging="720"/>
          </w:pPr>
        </w:pPrChange>
      </w:pPr>
      <w:r>
        <w:rPr>
          <w:rFonts w:ascii="Times New Roman Regular" w:hAnsi="Times New Roman Regular" w:eastAsia="Times New Roman" w:cs="Times New Roman Regular"/>
          <w:i w:val="0"/>
          <w:sz w:val="24"/>
          <w:szCs w:val="24"/>
          <w:rPrChange w:id="920" w:author="Ataraxia" w:date="2026-09-05T19:49:15Z">
            <w:rPr>
              <w:rFonts w:ascii="Times New Roman" w:hAnsi="Times New Roman" w:eastAsia="Times New Roman"/>
              <w:i w:val="0"/>
              <w:sz w:val="22"/>
            </w:rPr>
          </w:rPrChange>
        </w:rPr>
        <w:t xml:space="preserve">Sterne, J. A. C., Savović, J., Page, M. J., Elbers, R. G., Blencowe, N. S., Boutron, I., Cates, C. J., Cheng, H.-Y., Corbett, M. S., Eldridge, S. M., Emberson, J. R., Hernán, M. A., Hopewell, S., Hróbjartsson, A., Junqueira, D. R., Jüni, P., Kirkham, J. J., Lasserson, T., Li, T., ... Higgins, J. P. T. (2019). RoB 2: A revised tool for assessing risk of bias in randomised trials. </w:t>
      </w:r>
      <w:r>
        <w:rPr>
          <w:rFonts w:ascii="Times New Roman Italic" w:hAnsi="Times New Roman Italic" w:eastAsia="Times New Roman" w:cs="Times New Roman Italic"/>
          <w:i/>
          <w:iCs w:val="0"/>
          <w:sz w:val="24"/>
          <w:szCs w:val="24"/>
          <w:rPrChange w:id="921" w:author="Ataraxia" w:date="2026-09-05T20:06:20Z">
            <w:rPr>
              <w:rFonts w:ascii="Times New Roman" w:hAnsi="Times New Roman" w:eastAsia="Times New Roman"/>
              <w:i/>
              <w:sz w:val="22"/>
            </w:rPr>
          </w:rPrChange>
        </w:rPr>
        <w:t>BMJ, 366</w:t>
      </w:r>
      <w:r>
        <w:rPr>
          <w:rFonts w:ascii="Times New Roman Regular" w:hAnsi="Times New Roman Regular" w:eastAsia="Times New Roman" w:cs="Times New Roman Regular"/>
          <w:i w:val="0"/>
          <w:sz w:val="24"/>
          <w:szCs w:val="24"/>
          <w:rPrChange w:id="922" w:author="Ataraxia" w:date="2026-09-05T19:49:15Z">
            <w:rPr>
              <w:rFonts w:ascii="Times New Roman" w:hAnsi="Times New Roman" w:eastAsia="Times New Roman"/>
              <w:i w:val="0"/>
              <w:sz w:val="22"/>
            </w:rPr>
          </w:rPrChange>
        </w:rPr>
        <w:t xml:space="preserve">, l4898. </w:t>
      </w:r>
      <w:r>
        <w:rPr>
          <w:rFonts w:ascii="Times New Roman Regular" w:hAnsi="Times New Roman Regular" w:eastAsia="Times New Roman" w:cs="Times New Roman Regular"/>
          <w:i w:val="0"/>
          <w:sz w:val="24"/>
          <w:szCs w:val="24"/>
        </w:rPr>
        <w:fldChar w:fldCharType="begin"/>
      </w:r>
      <w:r>
        <w:rPr>
          <w:rFonts w:ascii="Times New Roman Regular" w:hAnsi="Times New Roman Regular" w:eastAsia="Times New Roman" w:cs="Times New Roman Regular"/>
          <w:i w:val="0"/>
          <w:sz w:val="24"/>
          <w:szCs w:val="24"/>
        </w:rPr>
        <w:instrText xml:space="preserve"> HYPERLINK "https://doi.org/10.1136/bmj.l4898" </w:instrText>
      </w:r>
      <w:ins w:id="923" w:author="Ataraxia" w:date="2026-09-05T20:06:22Z">
        <w:r>
          <w:rPr>
            <w:rFonts w:ascii="Times New Roman Regular" w:hAnsi="Times New Roman Regular" w:eastAsia="Times New Roman" w:cs="Times New Roman Regular"/>
            <w:i w:val="0"/>
            <w:sz w:val="24"/>
            <w:szCs w:val="24"/>
          </w:rPr>
          <w:fldChar w:fldCharType="separate"/>
        </w:r>
      </w:ins>
      <w:ins w:id="924" w:author="Ataraxia" w:date="2026-09-05T20:06:22Z">
        <w:r>
          <w:rPr>
            <w:rStyle w:val="136"/>
            <w:rFonts w:ascii="Times New Roman Regular" w:hAnsi="Times New Roman Regular" w:eastAsia="Times New Roman" w:cs="Times New Roman Regular"/>
            <w:i w:val="0"/>
            <w:sz w:val="24"/>
            <w:szCs w:val="24"/>
          </w:rPr>
          <w:t>https://doi.org/10.1136/bmj.l4898</w:t>
        </w:r>
      </w:ins>
      <w:ins w:id="925" w:author="Ataraxia" w:date="2026-09-05T20:06:22Z">
        <w:r>
          <w:rPr>
            <w:rFonts w:ascii="Times New Roman Regular" w:hAnsi="Times New Roman Regular" w:eastAsia="Times New Roman" w:cs="Times New Roman Regular"/>
            <w:i w:val="0"/>
            <w:sz w:val="24"/>
            <w:szCs w:val="24"/>
          </w:rPr>
          <w:fldChar w:fldCharType="end"/>
        </w:r>
      </w:ins>
    </w:p>
    <w:sectPr>
      <w:footerReference r:id="rId7" w:type="default"/>
      <w:pgSz w:w="11906" w:h="16838"/>
      <w:pgMar w:top="1020" w:right="1020" w:bottom="1020" w:left="1020" w:header="454" w:footer="454" w:gutter="0"/>
      <w:cols w:space="720"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Ataraxia" w:date="2026-09-05T21:19:33Z" w:initials="">
    <w:p w14:paraId="1621136F">
      <w:pPr>
        <w:pStyle w:val="17"/>
      </w:pPr>
      <w:r>
        <w:annotationRef/>
      </w:r>
    </w:p>
  </w:comment>
  <w:comment w:id="1" w:author="Ataraxia" w:date="2026-09-05T19:59:32Z" w:initials="">
    <w:p w14:paraId="2DF55FA4">
      <w:pPr>
        <w:pStyle w:val="17"/>
        <w:rPr>
          <w:rFonts w:hint="default" w:eastAsia="宋体"/>
          <w:lang w:val="en-US" w:eastAsia="zh-CN"/>
        </w:rPr>
      </w:pPr>
      <w:r>
        <w:rPr>
          <w:rFonts w:hint="eastAsia" w:eastAsia="宋体"/>
          <w:lang w:val="en-US" w:eastAsia="zh-CN"/>
        </w:rPr>
        <w:t>文章的链接我找不到，学姐你帮忙添加一下！</w:t>
      </w:r>
    </w:p>
  </w:comment>
  <w:comment w:id="2" w:author="Ataraxia" w:date="2026-09-05T20:04:37Z" w:initials="">
    <w:p w14:paraId="307DEC87">
      <w:pPr>
        <w:pStyle w:val="17"/>
        <w:rPr>
          <w:rFonts w:hint="default" w:eastAsia="宋体"/>
          <w:lang w:val="en-US" w:eastAsia="zh-CN"/>
        </w:rPr>
      </w:pPr>
      <w:r>
        <w:rPr>
          <w:rFonts w:hint="eastAsia" w:eastAsia="宋体"/>
          <w:lang w:val="en-US" w:eastAsia="zh-CN"/>
        </w:rPr>
        <w:t>链接 or doi</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1621136F" w15:done="0"/>
  <w15:commentEx w15:paraId="2DF55FA4" w15:done="0"/>
  <w15:commentEx w15:paraId="307DEC87"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0"/>
    <w:family w:val="roman"/>
    <w:pitch w:val="default"/>
    <w:sig w:usb0="00000000" w:usb1="00000000" w:usb2="00000010" w:usb3="00000000" w:csb0="00020000" w:csb1="00000000"/>
  </w:font>
  <w:font w:name="Hiragino Sans">
    <w:panose1 w:val="020B0300000000000000"/>
    <w:charset w:val="80"/>
    <w:family w:val="auto"/>
    <w:pitch w:val="default"/>
    <w:sig w:usb0="E00002FF" w:usb1="7AE7FFFF" w:usb2="00000012" w:usb3="00000000" w:csb0="0002000D" w:csb1="00000000"/>
  </w:font>
  <w:font w:name="ＭＳ 明朝">
    <w:altName w:val="Hiragino Sans"/>
    <w:panose1 w:val="00000000000000000000"/>
    <w:charset w:val="86"/>
    <w:family w:val="auto"/>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Kingsoft Sign">
    <w:panose1 w:val="05050102010706020507"/>
    <w:charset w:val="00"/>
    <w:family w:val="auto"/>
    <w:pitch w:val="default"/>
    <w:sig w:usb0="00000000" w:usb1="10000000" w:usb2="00000000" w:usb3="00000000" w:csb0="00000001" w:csb1="00000000"/>
  </w:font>
  <w:font w:name="汉仪书宋二KW">
    <w:panose1 w:val="00020600040101010101"/>
    <w:charset w:val="86"/>
    <w:family w:val="auto"/>
    <w:pitch w:val="default"/>
    <w:sig w:usb0="A00002BF" w:usb1="18EF7CFA" w:usb2="00000016" w:usb3="00000000" w:csb0="00040000" w:csb1="00000000"/>
  </w:font>
  <w:font w:name="ＭＳ 明朝">
    <w:altName w:val="Hiragino Sans"/>
    <w:panose1 w:val="00000000000000000000"/>
    <w:charset w:val="00"/>
    <w:family w:val="auto"/>
    <w:pitch w:val="default"/>
    <w:sig w:usb0="00000000" w:usb1="00000000" w:usb2="00000000" w:usb3="00000000" w:csb0="00000000" w:csb1="00000000"/>
  </w:font>
  <w:font w:name="汉仪中黑KW">
    <w:panose1 w:val="00020600040101010101"/>
    <w:charset w:val="86"/>
    <w:family w:val="auto"/>
    <w:pitch w:val="default"/>
    <w:sig w:usb0="A00002BF" w:usb1="18EF7CFA" w:usb2="00000016" w:usb3="00000000" w:csb0="00040000" w:csb1="00000000"/>
  </w:font>
  <w:font w:name="ＭＳ ゴシック">
    <w:altName w:val="苹方-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Times New Roman Italic">
    <w:panose1 w:val="02020503050405090304"/>
    <w:charset w:val="00"/>
    <w:family w:val="auto"/>
    <w:pitch w:val="default"/>
    <w:sig w:usb0="E0000AFF" w:usb1="00007843" w:usb2="00000001" w:usb3="00000000" w:csb0="400001BF" w:csb1="DFF70000"/>
  </w:font>
  <w:font w:name="PingFang SC Regular">
    <w:panose1 w:val="020B0400000000000000"/>
    <w:charset w:val="86"/>
    <w:family w:val="auto"/>
    <w:pitch w:val="default"/>
    <w:sig w:usb0="A00002FF" w:usb1="7ACFFDFB" w:usb2="00000017" w:usb3="00000000" w:csb0="00040001" w:csb1="00000000"/>
  </w:font>
  <w:font w:name="Helvetica Neue Regular">
    <w:panose1 w:val="02000503000000020004"/>
    <w:charset w:val="00"/>
    <w:family w:val="auto"/>
    <w:pitch w:val="default"/>
    <w:sig w:usb0="E50002FF" w:usb1="500079DB" w:usb2="00000010" w:usb3="00000000" w:csb0="00000000" w:csb1="00000000"/>
  </w:font>
  <w:font w:name="Times New Roman Regular">
    <w:panose1 w:val="02020503050405090304"/>
    <w:charset w:val="00"/>
    <w:family w:val="auto"/>
    <w:pitch w:val="default"/>
    <w:sig w:usb0="E0000AFF" w:usb1="00007843" w:usb2="00000001" w:usb3="00000000" w:csb0="400001BF" w:csb1="DFF70000"/>
  </w:font>
  <w:font w:name="Times New Roman Bold">
    <w:panose1 w:val="02020503050405090304"/>
    <w:charset w:val="00"/>
    <w:family w:val="auto"/>
    <w:pitch w:val="default"/>
    <w:sig w:usb0="E0000AFF" w:usb1="00007843" w:usb2="00000001" w:usb3="00000000" w:csb0="400001BF" w:csb1="DFF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BECB95">
    <w:pPr>
      <w:pStyle w:val="25"/>
      <w:jc w:val="center"/>
    </w:pPr>
    <w:r>
      <w:t xml:space="preserve">Page </w:t>
    </w: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DF687F6"/>
    <w:multiLevelType w:val="singleLevel"/>
    <w:tmpl w:val="EDF687F6"/>
    <w:lvl w:ilvl="0" w:tentative="0">
      <w:start w:val="2"/>
      <w:numFmt w:val="decimal"/>
      <w:suff w:val="space"/>
      <w:lvlText w:val="%1."/>
      <w:lvlJc w:val="left"/>
    </w:lvl>
  </w:abstractNum>
  <w:abstractNum w:abstractNumId="1">
    <w:nsid w:val="FFFFFF7E"/>
    <w:multiLevelType w:val="singleLevel"/>
    <w:tmpl w:val="FFFFFF7E"/>
    <w:lvl w:ilvl="0" w:tentative="0">
      <w:start w:val="1"/>
      <w:numFmt w:val="decimal"/>
      <w:pStyle w:val="21"/>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19"/>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7">
    <w:nsid w:val="74BABCA2"/>
    <w:multiLevelType w:val="singleLevel"/>
    <w:tmpl w:val="74BABCA2"/>
    <w:lvl w:ilvl="0" w:tentative="0">
      <w:start w:val="1"/>
      <w:numFmt w:val="decimal"/>
      <w:suff w:val="space"/>
      <w:lvlText w:val="%1."/>
      <w:lvlJc w:val="left"/>
    </w:lvl>
  </w:abstractNum>
  <w:num w:numId="1">
    <w:abstractNumId w:val="2"/>
  </w:num>
  <w:num w:numId="2">
    <w:abstractNumId w:val="5"/>
  </w:num>
  <w:num w:numId="3">
    <w:abstractNumId w:val="6"/>
  </w:num>
  <w:num w:numId="4">
    <w:abstractNumId w:val="3"/>
  </w:num>
  <w:num w:numId="5">
    <w:abstractNumId w:val="1"/>
  </w:num>
  <w:num w:numId="6">
    <w:abstractNumId w:val="4"/>
  </w:num>
  <w:num w:numId="7">
    <w:abstractNumId w:val="7"/>
  </w:num>
  <w:num w:numId="8">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Ataraxia">
    <w15:presenceInfo w15:providerId="WPS Office" w15:userId="665825534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trackRevisions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2D4D316"/>
    <w:rsid w:val="5EFF8CC9"/>
    <w:rsid w:val="5FFBB846"/>
    <w:rsid w:val="69ED2082"/>
    <w:rsid w:val="6BD10933"/>
    <w:rsid w:val="6F767FBD"/>
    <w:rsid w:val="71D6F48F"/>
    <w:rsid w:val="7975FD20"/>
    <w:rsid w:val="7FEF6C54"/>
    <w:rsid w:val="8EB77EF3"/>
    <w:rsid w:val="B3FF7006"/>
    <w:rsid w:val="B9B7BBF4"/>
    <w:rsid w:val="BFBA329C"/>
    <w:rsid w:val="DFFB7EE3"/>
    <w:rsid w:val="EF1F8A7E"/>
    <w:rsid w:val="F1FFFC5A"/>
    <w:rsid w:val="FF816C00"/>
    <w:rsid w:val="FFFE093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276" w:lineRule="auto"/>
    </w:pPr>
    <w:rPr>
      <w:rFonts w:ascii="Times New Roman" w:hAnsi="Times New Roman" w:eastAsia="Times New Roman" w:cs="Times New Roman"/>
      <w:sz w:val="24"/>
      <w:szCs w:val="22"/>
      <w:lang w:val="en-US" w:eastAsia="en-US" w:bidi="ar-SA"/>
    </w:rPr>
  </w:style>
  <w:style w:type="paragraph" w:styleId="3">
    <w:name w:val="heading 1"/>
    <w:basedOn w:val="1"/>
    <w:next w:val="1"/>
    <w:link w:val="140"/>
    <w:qFormat/>
    <w:uiPriority w:val="9"/>
    <w:pPr>
      <w:keepNext/>
      <w:keepLines/>
      <w:spacing w:before="100" w:after="20" w:line="276" w:lineRule="auto"/>
      <w:outlineLvl w:val="0"/>
    </w:pPr>
    <w:rPr>
      <w:rFonts w:ascii="Times New Roman" w:hAnsi="Times New Roman" w:eastAsia="Times New Roman" w:cs="Times New Roman"/>
      <w:b/>
      <w:bCs/>
      <w:color w:val="000000"/>
      <w:sz w:val="24"/>
      <w:szCs w:val="28"/>
    </w:rPr>
  </w:style>
  <w:style w:type="paragraph" w:styleId="4">
    <w:name w:val="heading 2"/>
    <w:basedOn w:val="1"/>
    <w:next w:val="1"/>
    <w:link w:val="141"/>
    <w:unhideWhenUsed/>
    <w:qFormat/>
    <w:uiPriority w:val="9"/>
    <w:pPr>
      <w:keepNext/>
      <w:keepLines/>
      <w:spacing w:before="60" w:after="20" w:line="276" w:lineRule="auto"/>
      <w:outlineLvl w:val="1"/>
    </w:pPr>
    <w:rPr>
      <w:rFonts w:ascii="Times New Roman" w:hAnsi="Times New Roman" w:eastAsia="Times New Roman" w:cs="Times New Roman"/>
      <w:b/>
      <w:bCs/>
      <w:color w:val="000000"/>
      <w:sz w:val="24"/>
      <w:szCs w:val="26"/>
    </w:rPr>
  </w:style>
  <w:style w:type="paragraph" w:styleId="5">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3">
    <w:name w:val="Default Paragraph Font"/>
    <w:semiHidden/>
    <w:unhideWhenUsed/>
    <w:uiPriority w:val="1"/>
  </w:style>
  <w:style w:type="table" w:default="1" w:styleId="33">
    <w:name w:val="Normal Table"/>
    <w:semiHidden/>
    <w:unhideWhenUsed/>
    <w:uiPriority w:val="99"/>
    <w:tblPr>
      <w:tblCellMar>
        <w:top w:w="0" w:type="dxa"/>
        <w:left w:w="108" w:type="dxa"/>
        <w:bottom w:w="0" w:type="dxa"/>
        <w:right w:w="108" w:type="dxa"/>
      </w:tblCellMar>
    </w:tblPr>
  </w:style>
  <w:style w:type="paragraph" w:styleId="2">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annotation text"/>
    <w:basedOn w:val="1"/>
    <w:semiHidden/>
    <w:unhideWhenUsed/>
    <w:uiPriority w:val="99"/>
    <w:pPr>
      <w:jc w:val="left"/>
    </w:pPr>
  </w:style>
  <w:style w:type="paragraph" w:styleId="18">
    <w:name w:val="Body Text 3"/>
    <w:basedOn w:val="1"/>
    <w:link w:val="148"/>
    <w:unhideWhenUsed/>
    <w:uiPriority w:val="99"/>
    <w:pPr>
      <w:spacing w:after="120"/>
    </w:pPr>
    <w:rPr>
      <w:sz w:val="16"/>
      <w:szCs w:val="16"/>
    </w:rPr>
  </w:style>
  <w:style w:type="paragraph" w:styleId="19">
    <w:name w:val="List Bullet 3"/>
    <w:basedOn w:val="1"/>
    <w:unhideWhenUsed/>
    <w:uiPriority w:val="99"/>
    <w:pPr>
      <w:numPr>
        <w:ilvl w:val="0"/>
        <w:numId w:val="4"/>
      </w:numPr>
      <w:contextualSpacing/>
    </w:pPr>
  </w:style>
  <w:style w:type="paragraph" w:styleId="20">
    <w:name w:val="Body Text"/>
    <w:basedOn w:val="1"/>
    <w:link w:val="146"/>
    <w:unhideWhenUsed/>
    <w:uiPriority w:val="99"/>
    <w:pPr>
      <w:spacing w:after="120"/>
    </w:pPr>
  </w:style>
  <w:style w:type="paragraph" w:styleId="21">
    <w:name w:val="List Number 3"/>
    <w:basedOn w:val="1"/>
    <w:unhideWhenUsed/>
    <w:uiPriority w:val="99"/>
    <w:pPr>
      <w:numPr>
        <w:ilvl w:val="0"/>
        <w:numId w:val="5"/>
      </w:numPr>
      <w:contextualSpacing/>
    </w:pPr>
  </w:style>
  <w:style w:type="paragraph" w:styleId="22">
    <w:name w:val="List 2"/>
    <w:basedOn w:val="1"/>
    <w:unhideWhenUsed/>
    <w:uiPriority w:val="99"/>
    <w:pPr>
      <w:ind w:left="720" w:hanging="360"/>
      <w:contextualSpacing/>
    </w:pPr>
  </w:style>
  <w:style w:type="paragraph" w:styleId="23">
    <w:name w:val="List Continue"/>
    <w:basedOn w:val="1"/>
    <w:unhideWhenUsed/>
    <w:uiPriority w:val="99"/>
    <w:pPr>
      <w:spacing w:after="120"/>
      <w:ind w:left="360"/>
      <w:contextualSpacing/>
    </w:pPr>
  </w:style>
  <w:style w:type="paragraph" w:styleId="24">
    <w:name w:val="List Bullet 2"/>
    <w:basedOn w:val="1"/>
    <w:unhideWhenUsed/>
    <w:uiPriority w:val="99"/>
    <w:pPr>
      <w:numPr>
        <w:ilvl w:val="0"/>
        <w:numId w:val="6"/>
      </w:numPr>
      <w:contextualSpacing/>
    </w:pPr>
  </w:style>
  <w:style w:type="paragraph" w:styleId="25">
    <w:name w:val="footer"/>
    <w:basedOn w:val="1"/>
    <w:link w:val="138"/>
    <w:unhideWhenUsed/>
    <w:uiPriority w:val="99"/>
    <w:pPr>
      <w:tabs>
        <w:tab w:val="center" w:pos="4680"/>
        <w:tab w:val="right" w:pos="9360"/>
      </w:tabs>
      <w:spacing w:after="0" w:line="240" w:lineRule="auto"/>
    </w:pPr>
  </w:style>
  <w:style w:type="paragraph" w:styleId="26">
    <w:name w:val="header"/>
    <w:basedOn w:val="1"/>
    <w:link w:val="137"/>
    <w:unhideWhenUsed/>
    <w:uiPriority w:val="99"/>
    <w:pPr>
      <w:tabs>
        <w:tab w:val="center" w:pos="4680"/>
        <w:tab w:val="right" w:pos="9360"/>
      </w:tabs>
      <w:spacing w:after="0" w:line="240" w:lineRule="auto"/>
    </w:pPr>
  </w:style>
  <w:style w:type="paragraph" w:styleId="27">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uiPriority w:val="99"/>
    <w:pPr>
      <w:ind w:left="360" w:hanging="360"/>
      <w:contextualSpacing/>
    </w:pPr>
  </w:style>
  <w:style w:type="paragraph" w:styleId="29">
    <w:name w:val="Body Text 2"/>
    <w:basedOn w:val="1"/>
    <w:link w:val="147"/>
    <w:unhideWhenUsed/>
    <w:uiPriority w:val="99"/>
    <w:pPr>
      <w:spacing w:after="120" w:line="480" w:lineRule="auto"/>
    </w:pPr>
  </w:style>
  <w:style w:type="paragraph" w:styleId="30">
    <w:name w:val="List Continue 2"/>
    <w:basedOn w:val="1"/>
    <w:unhideWhenUsed/>
    <w:uiPriority w:val="99"/>
    <w:pPr>
      <w:spacing w:after="120"/>
      <w:ind w:left="720"/>
      <w:contextualSpacing/>
    </w:pPr>
  </w:style>
  <w:style w:type="paragraph" w:styleId="31">
    <w:name w:val="List Continue 3"/>
    <w:basedOn w:val="1"/>
    <w:unhideWhenUsed/>
    <w:uiPriority w:val="99"/>
    <w:pPr>
      <w:spacing w:after="120"/>
      <w:ind w:left="1080"/>
      <w:contextualSpacing/>
    </w:pPr>
  </w:style>
  <w:style w:type="paragraph" w:styleId="32">
    <w:name w:val="Title"/>
    <w:basedOn w:val="1"/>
    <w:next w:val="1"/>
    <w:link w:val="143"/>
    <w:qFormat/>
    <w:uiPriority w:val="10"/>
    <w:pPr>
      <w:pBdr>
        <w:bottom w:val="single" w:color="4F81BD" w:themeColor="accent1" w:sz="8" w:space="4"/>
      </w:pBdr>
      <w:spacing w:before="0" w:after="100" w:line="276" w:lineRule="auto"/>
      <w:contextualSpacing/>
    </w:pPr>
    <w:rPr>
      <w:rFonts w:ascii="Times New Roman" w:hAnsi="Times New Roman" w:eastAsia="Times New Roman" w:cs="Times New Roman"/>
      <w:b/>
      <w:color w:val="000000"/>
      <w:spacing w:val="5"/>
      <w:kern w:val="28"/>
      <w:sz w:val="28"/>
      <w:szCs w:val="52"/>
    </w:rPr>
  </w:style>
  <w:style w:type="table" w:styleId="34">
    <w:name w:val="Table Grid"/>
    <w:basedOn w:val="33"/>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5">
    <w:name w:val="Light Shading"/>
    <w:basedOn w:val="33"/>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6">
    <w:name w:val="Light Shading Accent 1"/>
    <w:basedOn w:val="33"/>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7">
    <w:name w:val="Light Shading Accent 2"/>
    <w:basedOn w:val="33"/>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8">
    <w:name w:val="Light Shading Accent 3"/>
    <w:basedOn w:val="33"/>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9">
    <w:name w:val="Light Shading Accent 4"/>
    <w:basedOn w:val="33"/>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0">
    <w:name w:val="Light Shading Accent 5"/>
    <w:basedOn w:val="33"/>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1">
    <w:name w:val="Light Shading Accent 6"/>
    <w:basedOn w:val="33"/>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2">
    <w:name w:val="Light List"/>
    <w:basedOn w:val="33"/>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3">
    <w:name w:val="Light List Accent 1"/>
    <w:basedOn w:val="33"/>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4">
    <w:name w:val="Light List Accent 2"/>
    <w:basedOn w:val="33"/>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5">
    <w:name w:val="Light List Accent 3"/>
    <w:basedOn w:val="33"/>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6">
    <w:name w:val="Light List Accent 4"/>
    <w:basedOn w:val="33"/>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7">
    <w:name w:val="Light List Accent 5"/>
    <w:basedOn w:val="33"/>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8">
    <w:name w:val="Light List Accent 6"/>
    <w:basedOn w:val="33"/>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9">
    <w:name w:val="Light Grid"/>
    <w:basedOn w:val="33"/>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0">
    <w:name w:val="Light Grid Accent 1"/>
    <w:basedOn w:val="33"/>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1">
    <w:name w:val="Light Grid Accent 2"/>
    <w:basedOn w:val="33"/>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2">
    <w:name w:val="Light Grid Accent 3"/>
    <w:basedOn w:val="33"/>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3">
    <w:name w:val="Light Grid Accent 4"/>
    <w:basedOn w:val="33"/>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4">
    <w:name w:val="Light Grid Accent 5"/>
    <w:basedOn w:val="33"/>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5">
    <w:name w:val="Light Grid Accent 6"/>
    <w:basedOn w:val="33"/>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6">
    <w:name w:val="Medium Shading 1"/>
    <w:basedOn w:val="33"/>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7">
    <w:name w:val="Medium Shading 1 Accent 1"/>
    <w:basedOn w:val="33"/>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8">
    <w:name w:val="Medium Shading 1 Accent 2"/>
    <w:basedOn w:val="33"/>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9">
    <w:name w:val="Medium Shading 1 Accent 3"/>
    <w:basedOn w:val="33"/>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0">
    <w:name w:val="Medium Shading 1 Accent 4"/>
    <w:basedOn w:val="33"/>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1">
    <w:name w:val="Medium Shading 1 Accent 5"/>
    <w:basedOn w:val="33"/>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2">
    <w:name w:val="Medium Shading 1 Accent 6"/>
    <w:basedOn w:val="33"/>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3">
    <w:name w:val="Medium Shading 2"/>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1"/>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2"/>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3"/>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4"/>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5"/>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6"/>
    <w:basedOn w:val="33"/>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List 1"/>
    <w:basedOn w:val="33"/>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1">
    <w:name w:val="Medium List 1 Accent 1"/>
    <w:basedOn w:val="33"/>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2">
    <w:name w:val="Medium List 1 Accent 2"/>
    <w:basedOn w:val="33"/>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3">
    <w:name w:val="Medium List 1 Accent 3"/>
    <w:basedOn w:val="33"/>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4">
    <w:name w:val="Medium List 1 Accent 4"/>
    <w:basedOn w:val="33"/>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5">
    <w:name w:val="Medium List 1 Accent 5"/>
    <w:basedOn w:val="33"/>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6">
    <w:name w:val="Medium List 1 Accent 6"/>
    <w:basedOn w:val="33"/>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7">
    <w:name w:val="Medium Lis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1"/>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2"/>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3"/>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4"/>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5"/>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6"/>
    <w:basedOn w:val="33"/>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Grid 1"/>
    <w:basedOn w:val="33"/>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5">
    <w:name w:val="Medium Grid 1 Accent 1"/>
    <w:basedOn w:val="33"/>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6">
    <w:name w:val="Medium Grid 1 Accent 2"/>
    <w:basedOn w:val="33"/>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7">
    <w:name w:val="Medium Grid 1 Accent 3"/>
    <w:basedOn w:val="33"/>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8">
    <w:name w:val="Medium Grid 1 Accent 4"/>
    <w:basedOn w:val="33"/>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9">
    <w:name w:val="Medium Grid 1 Accent 5"/>
    <w:basedOn w:val="33"/>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0">
    <w:name w:val="Medium Grid 1 Accent 6"/>
    <w:basedOn w:val="33"/>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2">
    <w:name w:val="Medium Grid 2 Accent 1"/>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3">
    <w:name w:val="Medium Grid 2 Accent 2"/>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33"/>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8">
    <w:name w:val="Medium Grid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9">
    <w:name w:val="Medium Grid 3 Accent 1"/>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0">
    <w:name w:val="Medium Grid 3 Accent 2"/>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1">
    <w:name w:val="Medium Grid 3 Accent 3"/>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2">
    <w:name w:val="Medium Grid 3 Accent 4"/>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3">
    <w:name w:val="Medium Grid 3 Accent 5"/>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4">
    <w:name w:val="Medium Grid 3 Accent 6"/>
    <w:basedOn w:val="33"/>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5">
    <w:name w:val="Dark List"/>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6">
    <w:name w:val="Dark List Accent 1"/>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7">
    <w:name w:val="Dark List Accent 2"/>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8">
    <w:name w:val="Dark List Accent 3"/>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9">
    <w:name w:val="Dark List Accent 4"/>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0">
    <w:name w:val="Dark List Accent 5"/>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1">
    <w:name w:val="Dark List Accent 6"/>
    <w:basedOn w:val="33"/>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2">
    <w:name w:val="Colorful Shading"/>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1"/>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2"/>
    <w:basedOn w:val="33"/>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3"/>
    <w:basedOn w:val="33"/>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6">
    <w:name w:val="Colorful Shading Accent 4"/>
    <w:basedOn w:val="33"/>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5"/>
    <w:basedOn w:val="33"/>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6"/>
    <w:basedOn w:val="33"/>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List"/>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0">
    <w:name w:val="Colorful List Accent 1"/>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1">
    <w:name w:val="Colorful List Accent 2"/>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2">
    <w:name w:val="Colorful List Accent 3"/>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3">
    <w:name w:val="Colorful List Accent 4"/>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4">
    <w:name w:val="Colorful List Accent 5"/>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5">
    <w:name w:val="Colorful List Accent 6"/>
    <w:basedOn w:val="33"/>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6">
    <w:name w:val="Colorful Grid"/>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7">
    <w:name w:val="Colorful Grid Accent 1"/>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8">
    <w:name w:val="Colorful Grid Accent 2"/>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9">
    <w:name w:val="Colorful Grid Accent 3"/>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0">
    <w:name w:val="Colorful Grid Accent 4"/>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1">
    <w:name w:val="Colorful Grid Accent 5"/>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2">
    <w:name w:val="Colorful Grid Accent 6"/>
    <w:basedOn w:val="33"/>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4">
    <w:name w:val="Strong"/>
    <w:basedOn w:val="133"/>
    <w:qFormat/>
    <w:uiPriority w:val="22"/>
    <w:rPr>
      <w:b/>
      <w:bCs/>
    </w:rPr>
  </w:style>
  <w:style w:type="character" w:styleId="135">
    <w:name w:val="Emphasis"/>
    <w:basedOn w:val="133"/>
    <w:qFormat/>
    <w:uiPriority w:val="20"/>
    <w:rPr>
      <w:i/>
      <w:iCs/>
    </w:rPr>
  </w:style>
  <w:style w:type="character" w:styleId="136">
    <w:name w:val="Hyperlink"/>
    <w:basedOn w:val="133"/>
    <w:semiHidden/>
    <w:unhideWhenUsed/>
    <w:uiPriority w:val="99"/>
    <w:rPr>
      <w:color w:val="0000FF"/>
      <w:u w:val="single"/>
    </w:rPr>
  </w:style>
  <w:style w:type="character" w:customStyle="1" w:styleId="137">
    <w:name w:val="Header Char"/>
    <w:basedOn w:val="133"/>
    <w:link w:val="26"/>
    <w:uiPriority w:val="99"/>
  </w:style>
  <w:style w:type="character" w:customStyle="1" w:styleId="138">
    <w:name w:val="Footer Char"/>
    <w:basedOn w:val="133"/>
    <w:link w:val="25"/>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33"/>
    <w:link w:val="3"/>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33"/>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33"/>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33"/>
    <w:link w:val="32"/>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3"/>
    <w:link w:val="27"/>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3"/>
    <w:link w:val="20"/>
    <w:uiPriority w:val="99"/>
  </w:style>
  <w:style w:type="character" w:customStyle="1" w:styleId="147">
    <w:name w:val="Body Text 2 Char"/>
    <w:basedOn w:val="133"/>
    <w:link w:val="29"/>
    <w:uiPriority w:val="99"/>
  </w:style>
  <w:style w:type="character" w:customStyle="1" w:styleId="148">
    <w:name w:val="Body Text 3 Char"/>
    <w:basedOn w:val="133"/>
    <w:link w:val="18"/>
    <w:uiPriority w:val="99"/>
    <w:rPr>
      <w:sz w:val="16"/>
      <w:szCs w:val="16"/>
    </w:rPr>
  </w:style>
  <w:style w:type="character" w:customStyle="1" w:styleId="149">
    <w:name w:val="Macro Text Char"/>
    <w:basedOn w:val="133"/>
    <w:link w:val="2"/>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3"/>
    <w:link w:val="150"/>
    <w:uiPriority w:val="29"/>
    <w:rPr>
      <w:i/>
      <w:iCs/>
      <w:color w:val="000000" w:themeColor="text1"/>
      <w14:textFill>
        <w14:solidFill>
          <w14:schemeClr w14:val="tx1"/>
        </w14:solidFill>
      </w14:textFill>
    </w:rPr>
  </w:style>
  <w:style w:type="character" w:customStyle="1" w:styleId="152">
    <w:name w:val="Heading 4 Char"/>
    <w:basedOn w:val="133"/>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33"/>
    <w:link w:val="7"/>
    <w:semiHidden/>
    <w:uiPriority w:val="9"/>
    <w:rPr>
      <w:rFonts w:asciiTheme="majorHAnsi" w:hAnsiTheme="majorHAnsi" w:eastAsiaTheme="majorEastAsia" w:cstheme="majorBidi"/>
      <w:color w:val="254061" w:themeColor="accent1" w:themeShade="80"/>
    </w:rPr>
  </w:style>
  <w:style w:type="character" w:customStyle="1" w:styleId="154">
    <w:name w:val="Heading 6 Char"/>
    <w:basedOn w:val="133"/>
    <w:link w:val="8"/>
    <w:semiHidden/>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3"/>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3"/>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3"/>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3"/>
    <w:link w:val="158"/>
    <w:uiPriority w:val="30"/>
    <w:rPr>
      <w:b/>
      <w:bCs/>
      <w:i/>
      <w:iCs/>
      <w:color w:val="4F81BD" w:themeColor="accent1"/>
      <w14:textFill>
        <w14:solidFill>
          <w14:schemeClr w14:val="accent1"/>
        </w14:solidFill>
      </w14:textFill>
    </w:rPr>
  </w:style>
  <w:style w:type="character" w:customStyle="1" w:styleId="160">
    <w:name w:val="Subtle Emphasis"/>
    <w:basedOn w:val="133"/>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3"/>
    <w:qFormat/>
    <w:uiPriority w:val="21"/>
    <w:rPr>
      <w:b/>
      <w:bCs/>
      <w:i/>
      <w:iCs/>
      <w:color w:val="4F81BD" w:themeColor="accent1"/>
      <w14:textFill>
        <w14:solidFill>
          <w14:schemeClr w14:val="accent1"/>
        </w14:solidFill>
      </w14:textFill>
    </w:rPr>
  </w:style>
  <w:style w:type="character" w:customStyle="1" w:styleId="162">
    <w:name w:val="Subtle Reference"/>
    <w:basedOn w:val="133"/>
    <w:qFormat/>
    <w:uiPriority w:val="31"/>
    <w:rPr>
      <w:smallCaps/>
      <w:color w:val="C0504D" w:themeColor="accent2"/>
      <w:u w:val="single"/>
      <w14:textFill>
        <w14:solidFill>
          <w14:schemeClr w14:val="accent2"/>
        </w14:solidFill>
      </w14:textFill>
    </w:rPr>
  </w:style>
  <w:style w:type="character" w:customStyle="1" w:styleId="163">
    <w:name w:val="Intense Reference"/>
    <w:basedOn w:val="133"/>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3"/>
    <w:qFormat/>
    <w:uiPriority w:val="33"/>
    <w:rPr>
      <w:b/>
      <w:bCs/>
      <w:smallCaps/>
      <w:spacing w:val="5"/>
    </w:rPr>
  </w:style>
  <w:style w:type="paragraph" w:customStyle="1" w:styleId="165">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5" Type="http://schemas.microsoft.com/office/2011/relationships/people" Target="people.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325</TotalTime>
  <ScaleCrop>false</ScaleCrop>
  <LinksUpToDate>false</LinksUpToDate>
  <CharactersWithSpaces>0</CharactersWithSpaces>
  <Application>WPS Office_12.1.26055.26055_F1E327BC-269C-435d-A152-05C5408002CA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2013-12-24T23:15:00Z</dcterms:created>
  <dc:creator>Codex</dc:creator>
  <dc:description>generated by python-docx</dc:description>
  <cp:lastModifiedBy>Ataraxia</cp:lastModifiedBy>
  <dcterms:modified xsi:type="dcterms:W3CDTF">2026-09-05T23:31:24Z</dcterms:modified>
  <dc:subject>Fully updated SPA systematic review and meta-analysis research plan</dc:subject>
  <dc:title>Effects of Exercise Interventions on Social Physique Anxiety in Females: A Systematic Review and Meta-analysis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2052-12.1.26055.26055</vt:lpwstr>
  </property>
  <property fmtid="{D5CDD505-2E9C-101B-9397-08002B2CF9AE}" pid="3" name="ICV">
    <vt:lpwstr>CAD376431584F05FCEBA966A332EBFD6_43</vt:lpwstr>
  </property>
</Properties>
</file>