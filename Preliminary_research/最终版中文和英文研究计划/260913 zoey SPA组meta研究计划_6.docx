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6B67E">
      <w:pPr>
        <w:pStyle w:val="3"/>
        <w:keepNext/>
        <w:keepLines/>
        <w:spacing w:after="100" w:line="480" w:lineRule="auto"/>
        <w:jc w:val="center"/>
        <w:rPr>
          <w:ins w:id="0" w:author="Ataraxia" w:date="2026-09-23T17:36:13Z"/>
          <w:rFonts w:ascii="Times New Roman Bold" w:hAnsi="Times New Roman Bold" w:eastAsia="Times New Roman" w:cs="Times New Roman Bold"/>
          <w:b/>
          <w:sz w:val="24"/>
          <w:szCs w:val="24"/>
        </w:rPr>
      </w:pPr>
      <w:r>
        <w:rPr>
          <w:rFonts w:ascii="Times New Roman Bold" w:hAnsi="Times New Roman Bold" w:eastAsia="Times New Roman" w:cs="Times New Roman Bold"/>
          <w:b/>
          <w:sz w:val="24"/>
          <w:szCs w:val="24"/>
        </w:rPr>
        <w:t>Effect</w:t>
      </w:r>
      <w:r>
        <w:rPr>
          <w:rFonts w:hint="eastAsia" w:ascii="Times New Roman Bold" w:hAnsi="Times New Roman Bold" w:eastAsia="宋体" w:cs="Times New Roman Bold"/>
          <w:b/>
          <w:sz w:val="24"/>
          <w:szCs w:val="24"/>
          <w:lang w:val="en-US" w:eastAsia="zh-CN"/>
        </w:rPr>
        <w:t>iveness</w:t>
      </w:r>
      <w:r>
        <w:rPr>
          <w:rFonts w:ascii="Times New Roman Bold" w:hAnsi="Times New Roman Bold" w:eastAsia="Times New Roman" w:cs="Times New Roman Bold"/>
          <w:b/>
          <w:sz w:val="24"/>
          <w:szCs w:val="24"/>
        </w:rPr>
        <w:t xml:space="preserve"> of </w:t>
      </w:r>
      <w:r>
        <w:rPr>
          <w:rFonts w:hint="default" w:ascii="Times New Roman Bold" w:hAnsi="Times New Roman Bold" w:cs="Times New Roman Bold"/>
          <w:b/>
          <w:sz w:val="24"/>
          <w:szCs w:val="24"/>
          <w:lang w:val="en-US"/>
        </w:rPr>
        <w:t>P</w:t>
      </w:r>
      <w:r>
        <w:rPr>
          <w:rFonts w:hint="eastAsia" w:ascii="Times New Roman Bold" w:hAnsi="Times New Roman Bold" w:eastAsia="宋体" w:cs="Times New Roman Bold"/>
          <w:b/>
          <w:sz w:val="24"/>
          <w:szCs w:val="24"/>
          <w:lang w:val="en-US" w:eastAsia="zh-CN"/>
        </w:rPr>
        <w:t xml:space="preserve">hysical </w:t>
      </w:r>
      <w:r>
        <w:rPr>
          <w:rFonts w:hint="default" w:ascii="Times New Roman Bold" w:hAnsi="Times New Roman Bold" w:eastAsia="宋体" w:cs="Times New Roman Bold"/>
          <w:b/>
          <w:sz w:val="24"/>
          <w:szCs w:val="24"/>
          <w:lang w:val="en-US" w:eastAsia="zh-CN"/>
        </w:rPr>
        <w:t>A</w:t>
      </w:r>
      <w:r>
        <w:rPr>
          <w:rFonts w:hint="eastAsia" w:ascii="Times New Roman Bold" w:hAnsi="Times New Roman Bold" w:eastAsia="宋体" w:cs="Times New Roman Bold"/>
          <w:b/>
          <w:sz w:val="24"/>
          <w:szCs w:val="24"/>
          <w:lang w:val="en-US" w:eastAsia="zh-CN"/>
        </w:rPr>
        <w:t>ctivity</w:t>
      </w:r>
      <w:r>
        <w:rPr>
          <w:rFonts w:ascii="Times New Roman Bold" w:hAnsi="Times New Roman Bold" w:eastAsia="Times New Roman" w:cs="Times New Roman Bold"/>
          <w:b/>
          <w:sz w:val="24"/>
          <w:szCs w:val="24"/>
        </w:rPr>
        <w:t xml:space="preserve"> </w:t>
      </w:r>
      <w:r>
        <w:rPr>
          <w:rFonts w:ascii="Times New Roman Bold" w:hAnsi="Times New Roman Bold" w:eastAsia="Times New Roman" w:cs="Times New Roman Bold"/>
          <w:b/>
          <w:color w:val="auto"/>
          <w:sz w:val="24"/>
          <w:szCs w:val="24"/>
        </w:rPr>
        <w:t>Interventions</w:t>
      </w:r>
      <w:r>
        <w:rPr>
          <w:rFonts w:ascii="Times New Roman Bold" w:hAnsi="Times New Roman Bold" w:eastAsia="Times New Roman" w:cs="Times New Roman Bold"/>
          <w:b/>
          <w:sz w:val="24"/>
          <w:szCs w:val="24"/>
        </w:rPr>
        <w:t xml:space="preserve"> on Social Physique Anxiety : A Systematic Review and Meta-analysis</w:t>
      </w:r>
    </w:p>
    <w:p w14:paraId="5BE8B903">
      <w:pPr>
        <w:pStyle w:val="3"/>
        <w:keepNext/>
        <w:keepLines/>
        <w:spacing w:after="100" w:line="480" w:lineRule="auto"/>
        <w:jc w:val="center"/>
        <w:rPr>
          <w:rFonts w:hint="eastAsia" w:eastAsia="宋体"/>
          <w:lang w:val="en-US" w:eastAsia="zh-CN"/>
        </w:rPr>
      </w:pPr>
      <w:ins w:id="1" w:author="Ataraxia" w:date="2026-09-23T17:36:16Z">
        <w:r>
          <w:rPr>
            <w:rFonts w:hint="eastAsia" w:ascii="Times New Roman Bold" w:hAnsi="Times New Roman Bold" w:eastAsia="宋体" w:cs="Times New Roman Bold"/>
            <w:b/>
            <w:sz w:val="24"/>
            <w:szCs w:val="24"/>
            <w:lang w:val="en-US" w:eastAsia="zh-CN"/>
          </w:rPr>
          <w:t>A Network Meta-Analysis of Randomized Controlled Trials</w:t>
        </w:r>
      </w:ins>
      <w:del w:id="2" w:author="Ataraxia" w:date="2026-09-23T17:36:13Z">
        <w:bookmarkStart w:id="0" w:name="_GoBack"/>
        <w:bookmarkEnd w:id="0"/>
        <w:r>
          <w:rPr>
            <w:rFonts w:hint="eastAsia" w:ascii="Times New Roman Bold" w:hAnsi="Times New Roman Bold" w:eastAsia="宋体" w:cs="Times New Roman Bold"/>
            <w:b/>
            <w:sz w:val="24"/>
            <w:szCs w:val="24"/>
            <w:lang w:val="en-US" w:eastAsia="zh-CN"/>
          </w:rPr>
          <w:delText xml:space="preserve"> </w:delText>
        </w:r>
      </w:del>
    </w:p>
    <w:p w14:paraId="79747E4D">
      <w:pPr>
        <w:pStyle w:val="3"/>
        <w:keepNext/>
        <w:keepLines/>
        <w:numPr>
          <w:ilvl w:val="0"/>
          <w:numId w:val="7"/>
        </w:numPr>
        <w:spacing w:line="480" w:lineRule="auto"/>
        <w:jc w:val="left"/>
        <w:rPr>
          <w:rFonts w:hint="default" w:ascii="Times New Roman Bold" w:hAnsi="Times New Roman Bold" w:eastAsia="宋体" w:cs="Times New Roman Bold"/>
          <w:b/>
          <w:sz w:val="24"/>
          <w:szCs w:val="24"/>
          <w:lang w:val="en-US" w:eastAsia="zh-CN"/>
        </w:rPr>
      </w:pPr>
      <w:r>
        <w:rPr>
          <w:rFonts w:hint="default" w:ascii="Times New Roman Bold" w:hAnsi="Times New Roman Bold" w:eastAsia="宋体" w:cs="Times New Roman Bold"/>
          <w:b/>
          <w:sz w:val="24"/>
          <w:szCs w:val="24"/>
          <w:lang w:val="en-US" w:eastAsia="zh-CN"/>
        </w:rPr>
        <w:t>Introduction</w:t>
      </w:r>
    </w:p>
    <w:p w14:paraId="14E792C2">
      <w:pPr>
        <w:pStyle w:val="3"/>
        <w:keepNext/>
        <w:keepLines/>
        <w:spacing w:line="480" w:lineRule="auto"/>
        <w:rPr>
          <w:rFonts w:ascii="Times New Roman Italic" w:hAnsi="Times New Roman Italic" w:cs="Times New Roman Italic"/>
          <w:b w:val="0"/>
          <w:bCs w:val="0"/>
          <w:i/>
          <w:iCs/>
          <w:szCs w:val="24"/>
        </w:rPr>
      </w:pPr>
      <w:r>
        <w:rPr>
          <w:rFonts w:ascii="Times New Roman Italic" w:hAnsi="Times New Roman Italic" w:eastAsia="Times New Roman" w:cs="Times New Roman Italic"/>
          <w:b w:val="0"/>
          <w:bCs w:val="0"/>
          <w:i/>
          <w:iCs/>
          <w:sz w:val="24"/>
          <w:szCs w:val="24"/>
        </w:rPr>
        <w:t>Research Background</w:t>
      </w:r>
    </w:p>
    <w:p w14:paraId="7A37D581">
      <w:pPr>
        <w:pStyle w:val="3"/>
        <w:keepNext/>
        <w:keepLines/>
        <w:spacing w:line="480" w:lineRule="auto"/>
        <w:ind w:firstLine="720" w:firstLineChars="0"/>
        <w:rPr>
          <w:rFonts w:ascii="Times New Roman Italic" w:hAnsi="Times New Roman Italic" w:eastAsia="Times New Roman" w:cs="Times New Roman Italic"/>
          <w:b w:val="0"/>
          <w:bCs w:val="0"/>
          <w:i/>
          <w:iCs/>
          <w:sz w:val="24"/>
          <w:szCs w:val="24"/>
        </w:rPr>
      </w:pPr>
      <w:r>
        <w:rPr>
          <w:rFonts w:hint="eastAsia" w:ascii="Times New Roman Regular" w:hAnsi="Times New Roman Regular" w:eastAsia="Times New Roman" w:cs="Times New Roman Regular"/>
          <w:b w:val="0"/>
          <w:bCs w:val="0"/>
          <w:sz w:val="24"/>
          <w:szCs w:val="24"/>
        </w:rPr>
        <w:t xml:space="preserve">Social physique anxiety (SPA) </w:t>
      </w:r>
      <w:r>
        <w:rPr>
          <w:rFonts w:hint="eastAsia" w:ascii="Times New Roman Regular" w:hAnsi="Times New Roman Regular" w:eastAsia="宋体" w:cs="Times New Roman Regular"/>
          <w:b w:val="0"/>
          <w:bCs w:val="0"/>
          <w:sz w:val="24"/>
          <w:szCs w:val="24"/>
          <w:lang w:val="en-US" w:eastAsia="zh-CN"/>
        </w:rPr>
        <w:t>defines as</w:t>
      </w:r>
      <w:r>
        <w:rPr>
          <w:rFonts w:hint="eastAsia" w:ascii="Times New Roman Regular" w:hAnsi="Times New Roman Regular" w:eastAsia="Times New Roman" w:cs="Times New Roman Regular"/>
          <w:b w:val="0"/>
          <w:bCs w:val="0"/>
          <w:sz w:val="24"/>
          <w:szCs w:val="24"/>
        </w:rPr>
        <w:t xml:space="preserve"> the anxiety or discomfort individuals experience when they perceive or anticipate that their physique may be evaluated by others. It was originally operationalised using the Social Physique Anxiety Scale (SPAS), which assesses concerns related to the social evaluation of one’s body and physical appearance (Hart et al., 1989). SPA is particularly relevant in physical activity settings because exercise, sport, and other forms of physical activity often involve body visibility, social comparison, and evaluation of physical appearance or performance (Sabiston et al., 2014). Previous research suggests that participation in physical activity may influence body-related psychological outcomes, including SPA. For example, exercise has been associated with improvements in broader body-image outcomes (Hausenblas &amp; Fallon, 2006), and intervention studies have reported reductions in SPA following participation in structured physical activity programmes (Lindwall &amp; Lindgren, 2005). These findings suggest that physical activity interventions may provide a useful approach for reducing SPA, although the magnitude and consistency of these effects remain unclear.</w:t>
      </w:r>
    </w:p>
    <w:p w14:paraId="1F7FF8CB">
      <w:pPr>
        <w:pStyle w:val="3"/>
        <w:keepNext/>
        <w:keepLines/>
        <w:spacing w:line="480" w:lineRule="auto"/>
        <w:rPr>
          <w:rFonts w:ascii="Times New Roman Italic" w:hAnsi="Times New Roman Italic" w:cs="Times New Roman Italic"/>
          <w:b w:val="0"/>
          <w:bCs w:val="0"/>
          <w:i/>
          <w:iCs/>
          <w:szCs w:val="24"/>
        </w:rPr>
      </w:pPr>
      <w:r>
        <w:rPr>
          <w:rFonts w:ascii="Times New Roman Italic" w:hAnsi="Times New Roman Italic" w:eastAsia="Times New Roman" w:cs="Times New Roman Italic"/>
          <w:b w:val="0"/>
          <w:bCs w:val="0"/>
          <w:i/>
          <w:iCs/>
          <w:sz w:val="24"/>
          <w:szCs w:val="24"/>
        </w:rPr>
        <w:t>Research Gap and Questions</w:t>
      </w:r>
    </w:p>
    <w:p w14:paraId="455910E8">
      <w:pPr>
        <w:keepLines/>
        <w:spacing w:line="480" w:lineRule="auto"/>
        <w:ind w:firstLine="0"/>
        <w:jc w:val="left"/>
        <w:rPr>
          <w:rFonts w:ascii="Times New Roman Italic" w:hAnsi="Times New Roman Italic" w:eastAsia="Times New Roman" w:cs="Times New Roman Italic"/>
          <w:b w:val="0"/>
          <w:bCs w:val="0"/>
          <w:i/>
          <w:iCs/>
          <w:sz w:val="24"/>
          <w:szCs w:val="24"/>
        </w:rPr>
      </w:pPr>
      <w:r>
        <w:rPr>
          <w:rFonts w:hint="eastAsia" w:ascii="Times New Roman Regular" w:hAnsi="Times New Roman Regular" w:eastAsia="Times New Roman" w:cs="Times New Roman Regular"/>
          <w:sz w:val="24"/>
          <w:szCs w:val="24"/>
        </w:rPr>
        <w:t>Existing evidence on physical activity and SPA remains fragmented. Sabiston et al. (2014) provided a comprehensive synthesis of research on SPA, including its measurement, theoretical foundations, predictors, outcomes, and relationships with physical activity, but did not quantitatively synthesise intervention effects. More recent reviews have addressed narrower questions. Liu et al. (2025), for example, examined the effects of dance on SPA and physical self-esteem, while Li et al. (2026) synthesised the association between physical activity and SPA in adolescents and young adults. However, these reviews either focused on a specific form of physical activity or examined correlational relationships rather than the effects of physical activity interventions. Consequently, the overall effect of physical activity interventions on SPA remains unclear, and little is known about whether different types of physical activity interventions produce different effects.</w:t>
      </w:r>
      <w:r>
        <w:rPr>
          <w:rFonts w:hint="eastAsia" w:ascii="Times New Roman Regular" w:hAnsi="Times New Roman Regular" w:cs="Times New Roman Regular"/>
          <w:szCs w:val="24"/>
        </w:rPr>
        <w:t>The present systematic review and meta-analysis therefore aims to evaluate the overall effects of physical activity interventions on social physique anxiety. Physical activity interventions will initially be classified into four prespecified categories—aerobic exercise, multi-component physical activity, mind-body exercise, and exergaming—to examine whether intervention effects differ across activity types. Where sufficient evidence is available, the review will also explore whether participant, intervention, and study characteristics contribute to variation in intervention effects.</w:t>
      </w:r>
    </w:p>
    <w:p w14:paraId="1D76E4F5">
      <w:pPr>
        <w:keepLines/>
        <w:spacing w:line="480" w:lineRule="auto"/>
        <w:jc w:val="left"/>
        <w:rPr>
          <w:rFonts w:ascii="Times New Roman Regular" w:hAnsi="Times New Roman Regular" w:eastAsia="Times New Roman" w:cs="Times New Roman Regular"/>
          <w:sz w:val="24"/>
          <w:szCs w:val="24"/>
          <w:highlight w:val="yellow"/>
        </w:rPr>
      </w:pPr>
      <w:r>
        <w:rPr>
          <w:rFonts w:ascii="Times New Roman Italic" w:hAnsi="Times New Roman Italic" w:eastAsia="Times New Roman" w:cs="Times New Roman Italic"/>
          <w:b w:val="0"/>
          <w:bCs w:val="0"/>
          <w:i/>
          <w:iCs/>
          <w:sz w:val="24"/>
          <w:szCs w:val="24"/>
          <w:highlight w:val="yellow"/>
        </w:rPr>
        <w:t xml:space="preserve">Research </w:t>
      </w:r>
      <w:r>
        <w:rPr>
          <w:rFonts w:hint="default" w:ascii="Times New Roman Italic" w:hAnsi="Times New Roman Italic" w:cs="Times New Roman Italic"/>
          <w:b w:val="0"/>
          <w:bCs w:val="0"/>
          <w:i/>
          <w:iCs/>
          <w:sz w:val="24"/>
          <w:szCs w:val="24"/>
          <w:highlight w:val="yellow"/>
          <w:lang w:val="en-US"/>
        </w:rPr>
        <w:t>Q</w:t>
      </w:r>
      <w:r>
        <w:rPr>
          <w:rFonts w:hint="eastAsia" w:ascii="Times New Roman Italic" w:hAnsi="Times New Roman Italic" w:eastAsia="宋体" w:cs="Times New Roman Italic"/>
          <w:b w:val="0"/>
          <w:bCs w:val="0"/>
          <w:i/>
          <w:iCs/>
          <w:sz w:val="24"/>
          <w:szCs w:val="24"/>
          <w:highlight w:val="yellow"/>
          <w:lang w:val="en-US" w:eastAsia="zh-CN"/>
        </w:rPr>
        <w:t>uestion</w:t>
      </w:r>
      <w:r>
        <w:rPr>
          <w:rFonts w:ascii="Times New Roman Italic" w:hAnsi="Times New Roman Italic" w:eastAsia="Times New Roman" w:cs="Times New Roman Italic"/>
          <w:b w:val="0"/>
          <w:bCs w:val="0"/>
          <w:i/>
          <w:iCs/>
          <w:sz w:val="24"/>
          <w:szCs w:val="24"/>
          <w:highlight w:val="yellow"/>
        </w:rPr>
        <w:t>s</w:t>
      </w:r>
    </w:p>
    <w:p w14:paraId="4C562BAE">
      <w:pPr>
        <w:keepLines w:val="0"/>
        <w:spacing w:line="480" w:lineRule="auto"/>
        <w:ind w:firstLine="475"/>
        <w:jc w:val="left"/>
        <w:rPr>
          <w:rFonts w:hint="eastAsia" w:ascii="Times New Roman Regular" w:hAnsi="Times New Roman Regular" w:eastAsia="宋体" w:cs="Times New Roman Regular"/>
          <w:sz w:val="24"/>
          <w:szCs w:val="24"/>
          <w:highlight w:val="yellow"/>
          <w:lang w:eastAsia="zh-CN"/>
        </w:rPr>
      </w:pPr>
      <w:r>
        <w:rPr>
          <w:rFonts w:hint="eastAsia" w:ascii="Times New Roman Regular" w:hAnsi="Times New Roman Regular" w:eastAsia="宋体" w:cs="Times New Roman Regular"/>
          <w:sz w:val="24"/>
          <w:szCs w:val="24"/>
          <w:highlight w:val="yellow"/>
          <w:lang w:eastAsia="zh-CN"/>
        </w:rPr>
        <w:t>RQ1: What are the overall effects of physical activity interventions on social physique anxiety?</w:t>
      </w:r>
    </w:p>
    <w:p w14:paraId="46D41421">
      <w:pPr>
        <w:keepLines w:val="0"/>
        <w:spacing w:line="480" w:lineRule="auto"/>
        <w:ind w:firstLine="475"/>
        <w:jc w:val="left"/>
        <w:rPr>
          <w:rFonts w:hint="eastAsia" w:ascii="Times New Roman Regular" w:hAnsi="Times New Roman Regular" w:eastAsia="宋体" w:cs="Times New Roman Regular"/>
          <w:sz w:val="24"/>
          <w:szCs w:val="24"/>
          <w:highlight w:val="yellow"/>
          <w:lang w:eastAsia="zh-CN"/>
        </w:rPr>
      </w:pPr>
      <w:r>
        <w:rPr>
          <w:rFonts w:hint="eastAsia" w:ascii="Times New Roman Regular" w:hAnsi="Times New Roman Regular" w:eastAsia="宋体" w:cs="Times New Roman Regular"/>
          <w:sz w:val="24"/>
          <w:szCs w:val="24"/>
          <w:highlight w:val="yellow"/>
          <w:lang w:eastAsia="zh-CN"/>
        </w:rPr>
        <w:t>RQ2: How do the effects of physical activity interventions on social physique anxiety differ across the four prespecified intervention types: aerobic exercise, multi-component physical activity, mind-body exercise, and exergaming?</w:t>
      </w:r>
    </w:p>
    <w:p w14:paraId="2DE8610B">
      <w:pPr>
        <w:keepLines w:val="0"/>
        <w:spacing w:line="480" w:lineRule="auto"/>
        <w:ind w:firstLine="475"/>
        <w:jc w:val="left"/>
        <w:rPr>
          <w:rFonts w:hint="eastAsia" w:ascii="Times New Roman Regular" w:hAnsi="Times New Roman Regular" w:eastAsia="宋体" w:cs="Times New Roman Regular"/>
          <w:sz w:val="24"/>
          <w:szCs w:val="24"/>
          <w:highlight w:val="yellow"/>
          <w:lang w:eastAsia="zh-CN"/>
        </w:rPr>
      </w:pPr>
      <w:r>
        <w:rPr>
          <w:rFonts w:hint="eastAsia" w:ascii="Times New Roman Regular" w:hAnsi="Times New Roman Regular" w:eastAsia="宋体" w:cs="Times New Roman Regular"/>
          <w:sz w:val="24"/>
          <w:szCs w:val="24"/>
          <w:highlight w:val="yellow"/>
          <w:lang w:eastAsia="zh-CN"/>
        </w:rPr>
        <w:t>RQ3: To what extent do participant, intervention, and study characteristics moderate the effects of physical activity interventions on social physique anxiety?</w:t>
      </w:r>
    </w:p>
    <w:p w14:paraId="6E11BE97">
      <w:pPr>
        <w:pStyle w:val="3"/>
        <w:keepNext/>
        <w:keepLines/>
        <w:spacing w:line="480" w:lineRule="auto"/>
        <w:rPr>
          <w:rFonts w:ascii="Times New Roman Italic" w:hAnsi="Times New Roman Italic" w:cs="Times New Roman Italic"/>
          <w:b w:val="0"/>
          <w:bCs w:val="0"/>
          <w:i/>
          <w:iCs/>
          <w:szCs w:val="24"/>
          <w:highlight w:val="yellow"/>
        </w:rPr>
      </w:pPr>
      <w:r>
        <w:rPr>
          <w:rFonts w:ascii="Times New Roman Italic" w:hAnsi="Times New Roman Italic" w:eastAsia="Times New Roman" w:cs="Times New Roman Italic"/>
          <w:b w:val="0"/>
          <w:bCs w:val="0"/>
          <w:i/>
          <w:iCs/>
          <w:sz w:val="24"/>
          <w:szCs w:val="24"/>
          <w:highlight w:val="yellow"/>
        </w:rPr>
        <w:t>Research Objectives</w:t>
      </w:r>
    </w:p>
    <w:p w14:paraId="1C4DBAC5">
      <w:pPr>
        <w:keepLines w:val="0"/>
        <w:spacing w:line="480" w:lineRule="auto"/>
        <w:ind w:firstLine="475"/>
        <w:jc w:val="left"/>
        <w:rPr>
          <w:rFonts w:hint="eastAsia" w:ascii="Times New Roman Regular" w:hAnsi="Times New Roman Regular" w:eastAsia="宋体" w:cs="Times New Roman Regular"/>
          <w:sz w:val="24"/>
          <w:szCs w:val="24"/>
          <w:highlight w:val="yellow"/>
          <w:lang w:eastAsia="zh-CN"/>
        </w:rPr>
      </w:pPr>
      <w:r>
        <w:rPr>
          <w:rFonts w:hint="eastAsia" w:ascii="Times New Roman Regular" w:hAnsi="Times New Roman Regular" w:eastAsia="宋体" w:cs="Times New Roman Regular"/>
          <w:sz w:val="24"/>
          <w:szCs w:val="24"/>
          <w:highlight w:val="yellow"/>
          <w:lang w:eastAsia="zh-CN"/>
        </w:rPr>
        <w:t>RO1: To evaluate the overall effects of physical activity interventions on social physique anxiety.</w:t>
      </w:r>
    </w:p>
    <w:p w14:paraId="30E106A3">
      <w:pPr>
        <w:keepLines w:val="0"/>
        <w:spacing w:line="480" w:lineRule="auto"/>
        <w:ind w:firstLine="475"/>
        <w:jc w:val="left"/>
        <w:rPr>
          <w:rFonts w:hint="eastAsia" w:ascii="Times New Roman Regular" w:hAnsi="Times New Roman Regular" w:eastAsia="宋体" w:cs="Times New Roman Regular"/>
          <w:sz w:val="24"/>
          <w:szCs w:val="24"/>
          <w:highlight w:val="yellow"/>
          <w:lang w:eastAsia="zh-CN"/>
        </w:rPr>
      </w:pPr>
      <w:r>
        <w:rPr>
          <w:rFonts w:hint="eastAsia" w:ascii="Times New Roman Regular" w:hAnsi="Times New Roman Regular" w:eastAsia="宋体" w:cs="Times New Roman Regular"/>
          <w:sz w:val="24"/>
          <w:szCs w:val="24"/>
          <w:highlight w:val="yellow"/>
          <w:lang w:eastAsia="zh-CN"/>
        </w:rPr>
        <w:t>RO2: To compare the magnitude and patterns of effects on social physique anxiety across four prespecified physical activity intervention types: aerobic exercise, multi-component physical activity, mind-body exercise, and exergaming.</w:t>
      </w:r>
    </w:p>
    <w:p w14:paraId="1F638C98">
      <w:pPr>
        <w:keepLines w:val="0"/>
        <w:spacing w:line="480" w:lineRule="auto"/>
        <w:ind w:firstLine="475"/>
        <w:jc w:val="left"/>
        <w:rPr>
          <w:rFonts w:hint="eastAsia" w:ascii="Times New Roman Regular" w:hAnsi="Times New Roman Regular" w:eastAsia="宋体" w:cs="Times New Roman Regular"/>
          <w:sz w:val="24"/>
          <w:szCs w:val="24"/>
          <w:highlight w:val="yellow"/>
          <w:lang w:eastAsia="zh-CN"/>
        </w:rPr>
      </w:pPr>
      <w:r>
        <w:rPr>
          <w:rFonts w:hint="eastAsia" w:ascii="Times New Roman Regular" w:hAnsi="Times New Roman Regular" w:eastAsia="宋体" w:cs="Times New Roman Regular"/>
          <w:sz w:val="24"/>
          <w:szCs w:val="24"/>
          <w:highlight w:val="yellow"/>
          <w:lang w:eastAsia="zh-CN"/>
        </w:rPr>
        <w:t>RO3: To investigate whether participant, intervention, and study characteristics moderate the effects of physical activity interventions on social physique anxiety.</w:t>
      </w:r>
    </w:p>
    <w:p w14:paraId="7BCEBB20">
      <w:pPr>
        <w:keepLines/>
        <w:numPr>
          <w:ilvl w:val="0"/>
          <w:numId w:val="8"/>
        </w:numPr>
        <w:spacing w:line="480" w:lineRule="auto"/>
        <w:jc w:val="left"/>
        <w:rPr>
          <w:rFonts w:hint="default" w:ascii="Times New Roman Bold" w:hAnsi="Times New Roman Bold" w:eastAsia="宋体" w:cs="Times New Roman Bold"/>
          <w:b/>
          <w:bCs/>
          <w:szCs w:val="24"/>
          <w:lang w:eastAsia="zh-CN"/>
        </w:rPr>
      </w:pPr>
      <w:r>
        <w:rPr>
          <w:rFonts w:hint="default" w:ascii="Times New Roman Bold" w:hAnsi="Times New Roman Bold" w:eastAsia="宋体" w:cs="Times New Roman Bold"/>
          <w:b/>
          <w:bCs/>
          <w:sz w:val="24"/>
          <w:szCs w:val="24"/>
          <w:lang w:val="en-US" w:eastAsia="zh-CN"/>
        </w:rPr>
        <w:t>Method</w:t>
      </w:r>
      <w:r>
        <w:rPr>
          <w:rFonts w:hint="eastAsia" w:ascii="Times New Roman Bold" w:hAnsi="Times New Roman Bold" w:eastAsia="宋体" w:cs="Times New Roman Bold"/>
          <w:b/>
          <w:bCs/>
          <w:sz w:val="24"/>
          <w:szCs w:val="24"/>
          <w:lang w:val="en-US" w:eastAsia="zh-CN"/>
        </w:rPr>
        <w:t>s</w:t>
      </w:r>
    </w:p>
    <w:p w14:paraId="307CF784">
      <w:pPr>
        <w:spacing w:line="480" w:lineRule="auto"/>
        <w:ind w:firstLine="475"/>
        <w:jc w:val="left"/>
        <w:rPr>
          <w:rFonts w:ascii="Times New Roman Regular" w:hAnsi="Times New Roman Regular" w:cs="Times New Roman Regular"/>
          <w:szCs w:val="24"/>
        </w:rPr>
      </w:pPr>
      <w:r>
        <w:rPr>
          <w:rFonts w:ascii="Times New Roman Regular" w:hAnsi="Times New Roman Regular" w:eastAsia="Times New Roman" w:cs="Times New Roman Regular"/>
          <w:sz w:val="24"/>
          <w:szCs w:val="24"/>
        </w:rPr>
        <w:t xml:space="preserve">The </w:t>
      </w:r>
      <w:r>
        <w:rPr>
          <w:rFonts w:hint="eastAsia" w:ascii="Times New Roman Regular" w:hAnsi="Times New Roman Regular" w:eastAsia="宋体" w:cs="Times New Roman Regular"/>
          <w:sz w:val="24"/>
          <w:szCs w:val="24"/>
          <w:lang w:val="en-US" w:eastAsia="zh-CN"/>
        </w:rPr>
        <w:t>present review</w:t>
      </w:r>
      <w:r>
        <w:rPr>
          <w:rFonts w:ascii="Times New Roman Regular" w:hAnsi="Times New Roman Regular" w:eastAsia="Times New Roman" w:cs="Times New Roman Regular"/>
          <w:sz w:val="24"/>
          <w:szCs w:val="24"/>
        </w:rPr>
        <w:t xml:space="preserve"> will be conducted and reported in accordance with </w:t>
      </w:r>
      <w:r>
        <w:rPr>
          <w:rFonts w:hint="eastAsia" w:ascii="Times New Roman Regular" w:hAnsi="Times New Roman Regular" w:eastAsia="宋体" w:cs="Times New Roman Regular"/>
          <w:sz w:val="24"/>
          <w:szCs w:val="24"/>
          <w:lang w:val="en-US" w:eastAsia="zh-CN"/>
        </w:rPr>
        <w:t xml:space="preserve">the Preferred Reporting Items for Systematic Reviews and Meta-Analyses </w:t>
      </w:r>
      <w:r>
        <w:rPr>
          <w:rFonts w:hint="eastAsia" w:ascii="Times New Roman Regular" w:hAnsi="Times New Roman Regular" w:eastAsia="宋体" w:cs="Times New Roman Regular"/>
          <w:sz w:val="24"/>
          <w:szCs w:val="24"/>
          <w:highlight w:val="none"/>
          <w:lang w:val="en-US" w:eastAsia="zh-CN"/>
        </w:rPr>
        <w:t>statement</w:t>
      </w:r>
      <w:r>
        <w:rPr>
          <w:rFonts w:ascii="Times New Roman Regular" w:hAnsi="Times New Roman Regular" w:eastAsia="Times New Roman" w:cs="Times New Roman Regular"/>
          <w:sz w:val="24"/>
          <w:szCs w:val="24"/>
          <w:highlight w:val="none"/>
        </w:rPr>
        <w:t xml:space="preserve"> (PRISMA</w:t>
      </w:r>
      <w:r>
        <w:rPr>
          <w:rFonts w:hint="eastAsia" w:ascii="Times New Roman Regular" w:hAnsi="Times New Roman Regular" w:eastAsia="宋体" w:cs="Times New Roman Regular"/>
          <w:sz w:val="24"/>
          <w:szCs w:val="24"/>
          <w:highlight w:val="none"/>
          <w:lang w:val="en-US" w:eastAsia="zh-CN"/>
        </w:rPr>
        <w:t xml:space="preserve">; </w:t>
      </w:r>
      <w:r>
        <w:rPr>
          <w:rFonts w:ascii="Times New Roman Regular" w:hAnsi="Times New Roman Regular" w:eastAsia="Times New Roman" w:cs="Times New Roman Regular"/>
          <w:sz w:val="24"/>
          <w:szCs w:val="24"/>
          <w:highlight w:val="none"/>
        </w:rPr>
        <w:t>Page et al., 2021)</w:t>
      </w:r>
      <w:r>
        <w:rPr>
          <w:rFonts w:hint="eastAsia" w:ascii="Times New Roman Regular" w:hAnsi="Times New Roman Regular" w:eastAsia="宋体" w:cs="Times New Roman Regular"/>
          <w:sz w:val="24"/>
          <w:szCs w:val="24"/>
          <w:highlight w:val="none"/>
          <w:lang w:val="en-US" w:eastAsia="zh-CN"/>
        </w:rPr>
        <w:t xml:space="preserve"> and the American Psychological Association Meta-Analysis Reporting Standards (MARS; Appelbaum et al., 2018).</w:t>
      </w:r>
      <w:r>
        <w:rPr>
          <w:rFonts w:hint="eastAsia" w:ascii="Times New Roman Regular" w:hAnsi="Times New Roman Regular" w:eastAsia="宋体" w:cs="Times New Roman Regular"/>
          <w:sz w:val="24"/>
          <w:szCs w:val="24"/>
          <w:lang w:val="en-US" w:eastAsia="zh-CN"/>
        </w:rPr>
        <w:t xml:space="preserve"> Study methods and analyses were pre-registered with the PROSPERO registry for systematic reviews prior to commencement </w:t>
      </w:r>
      <w:r>
        <w:rPr>
          <w:rFonts w:hint="eastAsia" w:ascii="Times New Roman Regular" w:hAnsi="Times New Roman Regular" w:eastAsia="宋体" w:cs="Times New Roman Regular"/>
          <w:sz w:val="24"/>
          <w:szCs w:val="24"/>
          <w:highlight w:val="yellow"/>
          <w:lang w:val="en-US" w:eastAsia="zh-CN"/>
        </w:rPr>
        <w:t>(September 8, 2026; ref no. CRD420261499048)</w:t>
      </w:r>
      <w:r>
        <w:rPr>
          <w:rFonts w:ascii="Times New Roman Regular" w:hAnsi="Times New Roman Regular" w:eastAsia="Times New Roman" w:cs="Times New Roman Regular"/>
          <w:sz w:val="24"/>
          <w:szCs w:val="24"/>
          <w:highlight w:val="yellow"/>
        </w:rPr>
        <w:t>.</w:t>
      </w:r>
    </w:p>
    <w:p w14:paraId="53555704">
      <w:pPr>
        <w:pStyle w:val="3"/>
        <w:keepNext/>
        <w:keepLines/>
        <w:spacing w:line="480" w:lineRule="auto"/>
        <w:rPr>
          <w:rFonts w:ascii="Times New Roman Italic" w:hAnsi="Times New Roman Italic" w:cs="Times New Roman Italic"/>
          <w:b w:val="0"/>
          <w:bCs w:val="0"/>
          <w:i/>
          <w:iCs/>
          <w:szCs w:val="24"/>
        </w:rPr>
      </w:pPr>
      <w:r>
        <w:rPr>
          <w:rFonts w:hint="eastAsia" w:ascii="Times New Roman Italic" w:hAnsi="Times New Roman Italic" w:eastAsia="宋体" w:cs="Times New Roman Italic"/>
          <w:b w:val="0"/>
          <w:bCs w:val="0"/>
          <w:i/>
          <w:iCs/>
          <w:sz w:val="24"/>
          <w:szCs w:val="24"/>
          <w:lang w:val="en-US" w:eastAsia="zh-CN"/>
        </w:rPr>
        <w:t>2.1 Locating studies and search strategy</w:t>
      </w:r>
    </w:p>
    <w:p w14:paraId="1DFFE0D1">
      <w:pPr>
        <w:spacing w:line="480" w:lineRule="auto"/>
        <w:ind w:firstLine="480" w:firstLineChars="200"/>
        <w:jc w:val="left"/>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lang w:val="en-US" w:eastAsia="zh-CN"/>
        </w:rPr>
        <w:t xml:space="preserve">A systematic literature search will be conducted in ten electronic databases: </w:t>
      </w:r>
      <w:r>
        <w:rPr>
          <w:rFonts w:hint="default" w:ascii="Times New Roman Regular" w:hAnsi="Times New Roman Regular" w:eastAsia="宋体" w:cs="Times New Roman Regular"/>
          <w:sz w:val="24"/>
          <w:szCs w:val="24"/>
          <w:highlight w:val="yellow"/>
          <w:lang w:val="en-US" w:eastAsia="zh-CN"/>
        </w:rPr>
        <w:t>PubMed/MEDLINE,</w:t>
      </w:r>
      <w:r>
        <w:rPr>
          <w:rFonts w:hint="eastAsia" w:ascii="Times New Roman Regular" w:hAnsi="Times New Roman Regular" w:eastAsia="宋体" w:cs="Times New Roman Regular"/>
          <w:sz w:val="24"/>
          <w:szCs w:val="24"/>
          <w:highlight w:val="yellow"/>
          <w:lang w:val="en-US" w:eastAsia="zh-CN"/>
        </w:rPr>
        <w:t xml:space="preserve"> </w:t>
      </w:r>
      <w:r>
        <w:rPr>
          <w:rFonts w:hint="default" w:ascii="Times New Roman Regular" w:hAnsi="Times New Roman Regular" w:eastAsia="宋体" w:cs="Times New Roman Regular"/>
          <w:sz w:val="24"/>
          <w:szCs w:val="24"/>
          <w:highlight w:val="yellow"/>
          <w:lang w:val="en-US" w:eastAsia="zh-CN"/>
        </w:rPr>
        <w:t>Web of Science Core Collection, Embase, CINAHL, SPORTDiscus, APA PsycINFO, PsycARTICLES, ERIC, ProQuest, and China National Knowledge Infrastructure (CNKI).</w:t>
      </w:r>
    </w:p>
    <w:p w14:paraId="59037CE6">
      <w:pPr>
        <w:spacing w:line="480" w:lineRule="auto"/>
        <w:ind w:firstLine="475"/>
        <w:jc w:val="left"/>
        <w:rPr>
          <w:rFonts w:hint="eastAsia" w:ascii="Times New Roman Regular" w:hAnsi="Times New Roman Regular" w:eastAsia="Times New Roman" w:cs="Times New Roman Regular"/>
          <w:sz w:val="24"/>
          <w:szCs w:val="24"/>
        </w:rPr>
      </w:pPr>
      <w:r>
        <w:rPr>
          <w:rFonts w:hint="eastAsia" w:ascii="Times New Roman Regular" w:hAnsi="Times New Roman Regular" w:eastAsia="Times New Roman" w:cs="Times New Roman Regular"/>
          <w:sz w:val="24"/>
          <w:szCs w:val="24"/>
        </w:rPr>
        <w:t>The reference lists of included studies and relevant reviews will also be screened to identify additional eligible studies. The search strategy will include two core concepts: physical activity interventions and social physique anxiety. Controlled vocabulary, including MeSH terms where applicable, will be combined with free-text terms and adapted to the indexing system and search syntax of each database. The physical activity search will include broad terms related to exercise, physical activity, sport, physical training, aerobic exercise, resistance training, mind-body exercise, multicomponent physical activity, and exergaming, while the SPA search will include terms such as “social physique anxiety,” “physique anxiety,” “SPAS,” and “Social Physique Anxiety Scale.” For CNKI, corresponding Chinese terms for physical activity and SPA will be used and refined through preliminary searches of relevant Chinese-language studies. No restrictions based on participant sex, age, intervention duration, or study design will be applied at the initial search and screening stage. The complete search strategy, search date, and number of records retrieved from each database will be documented. All retrieved records will be imported into Covidence for deduplication and subsequent screening.</w:t>
      </w:r>
      <w:r>
        <w:rPr>
          <w:rFonts w:hint="eastAsia" w:ascii="Times New Roman Regular" w:hAnsi="Times New Roman Regular" w:eastAsia="宋体" w:cs="Times New Roman Regular"/>
          <w:sz w:val="24"/>
          <w:szCs w:val="24"/>
          <w:lang w:val="en-US" w:eastAsia="zh-CN"/>
        </w:rPr>
        <w:t xml:space="preserve"> </w:t>
      </w:r>
      <w:r>
        <w:rPr>
          <w:rFonts w:hint="eastAsia" w:ascii="Times New Roman Regular" w:hAnsi="Times New Roman Regular" w:eastAsia="Times New Roman" w:cs="Times New Roman Regular"/>
          <w:sz w:val="24"/>
          <w:szCs w:val="24"/>
        </w:rPr>
        <w:t>Table 1 presents the final set of search terms used across all databases.</w:t>
      </w:r>
    </w:p>
    <w:p w14:paraId="7ECD3FCA">
      <w:pPr>
        <w:spacing w:line="480" w:lineRule="auto"/>
        <w:ind w:firstLine="475"/>
        <w:jc w:val="left"/>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The literature screening process of this study was independently completed by the two first authors, following a sequential procedure of first screening titles and abstracts and then conducting further full-text screening. Corresponding authors of the included studies were also contacted to solicit both unpublished data that might be suitable for inclusion and relevant information not provided in the studies (e.g., mean age of sample). One-third of the contacted authors provided data that were finally included in the analyses (%).</w:t>
      </w:r>
    </w:p>
    <w:p w14:paraId="3F013DCD">
      <w:pPr>
        <w:spacing w:line="480" w:lineRule="auto"/>
        <w:ind w:firstLine="0"/>
        <w:jc w:val="left"/>
        <w:rPr>
          <w:rFonts w:hint="default" w:ascii="Times New Roman Bold" w:hAnsi="Times New Roman Bold" w:eastAsia="宋体" w:cs="Times New Roman Bold"/>
          <w:b/>
          <w:bCs/>
          <w:szCs w:val="24"/>
          <w:highlight w:val="yellow"/>
          <w:lang w:eastAsia="zh-CN"/>
        </w:rPr>
      </w:pPr>
      <w:r>
        <w:rPr>
          <w:rFonts w:hint="default" w:ascii="Times New Roman Bold" w:hAnsi="Times New Roman Bold" w:eastAsia="宋体" w:cs="Times New Roman Bold"/>
          <w:b/>
          <w:bCs/>
          <w:sz w:val="24"/>
          <w:szCs w:val="24"/>
          <w:highlight w:val="yellow"/>
          <w:lang w:val="en-US" w:eastAsia="zh-CN"/>
        </w:rPr>
        <w:t>Table 1. Search Terms</w:t>
      </w:r>
    </w:p>
    <w:tbl>
      <w:tblPr>
        <w:tblStyle w:val="33"/>
        <w:tblW w:w="9864"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050"/>
        <w:gridCol w:w="1550"/>
        <w:gridCol w:w="2850"/>
        <w:gridCol w:w="4414"/>
      </w:tblGrid>
      <w:tr w14:paraId="324FDD8E">
        <w:trPr>
          <w:cantSplit/>
          <w:trHeight w:val="0" w:hRule="atLeast"/>
          <w:tblHeader/>
        </w:trPr>
        <w:tc>
          <w:tcPr>
            <w:tcW w:w="1050" w:type="dxa"/>
            <w:shd w:val="clear" w:color="auto" w:fill="E7E6E6"/>
            <w:tcMar>
              <w:top w:w="95" w:type="dxa"/>
              <w:left w:w="105" w:type="dxa"/>
              <w:bottom w:w="95" w:type="dxa"/>
              <w:right w:w="105" w:type="dxa"/>
            </w:tcMar>
            <w:vAlign w:val="center"/>
          </w:tcPr>
          <w:p w14:paraId="1FA578D6">
            <w:pPr>
              <w:spacing w:before="0" w:after="0" w:line="480" w:lineRule="auto"/>
              <w:jc w:val="center"/>
              <w:rPr>
                <w:rFonts w:ascii="Times New Roman Regular" w:hAnsi="Times New Roman Regular" w:cs="Times New Roman Regular"/>
                <w:szCs w:val="24"/>
              </w:rPr>
            </w:pPr>
            <w:r>
              <w:rPr>
                <w:rFonts w:ascii="Times New Roman Regular" w:hAnsi="Times New Roman Regular" w:eastAsia="Times New Roman" w:cs="Times New Roman Regular"/>
                <w:b/>
                <w:sz w:val="24"/>
                <w:szCs w:val="24"/>
              </w:rPr>
              <w:t>PICOS</w:t>
            </w:r>
          </w:p>
        </w:tc>
        <w:tc>
          <w:tcPr>
            <w:tcW w:w="1550" w:type="dxa"/>
            <w:shd w:val="clear" w:color="auto" w:fill="E7E6E6"/>
            <w:tcMar>
              <w:top w:w="95" w:type="dxa"/>
              <w:left w:w="105" w:type="dxa"/>
              <w:bottom w:w="95" w:type="dxa"/>
              <w:right w:w="105" w:type="dxa"/>
            </w:tcMar>
            <w:vAlign w:val="center"/>
          </w:tcPr>
          <w:p w14:paraId="40FACFAD">
            <w:pPr>
              <w:spacing w:before="0" w:after="0" w:line="480" w:lineRule="auto"/>
              <w:jc w:val="center"/>
              <w:rPr>
                <w:rFonts w:ascii="Times New Roman Regular" w:hAnsi="Times New Roman Regular" w:cs="Times New Roman Regular"/>
                <w:szCs w:val="24"/>
              </w:rPr>
            </w:pPr>
            <w:r>
              <w:rPr>
                <w:rFonts w:ascii="Times New Roman Regular" w:hAnsi="Times New Roman Regular" w:cs="Times New Roman Regular"/>
                <w:szCs w:val="24"/>
              </w:rPr>
              <w:drawing>
                <wp:inline distT="0" distB="0" distL="114300" distR="114300">
                  <wp:extent cx="721995" cy="164465"/>
                  <wp:effectExtent l="0" t="0" r="1460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722495" cy="164592"/>
                          </a:xfrm>
                          <a:prstGeom prst="rect">
                            <a:avLst/>
                          </a:prstGeom>
                        </pic:spPr>
                      </pic:pic>
                    </a:graphicData>
                  </a:graphic>
                </wp:inline>
              </w:drawing>
            </w:r>
          </w:p>
        </w:tc>
        <w:tc>
          <w:tcPr>
            <w:tcW w:w="2850" w:type="dxa"/>
            <w:shd w:val="clear" w:color="auto" w:fill="E7E6E6"/>
            <w:tcMar>
              <w:top w:w="95" w:type="dxa"/>
              <w:left w:w="105" w:type="dxa"/>
              <w:bottom w:w="95" w:type="dxa"/>
              <w:right w:w="105" w:type="dxa"/>
            </w:tcMar>
            <w:vAlign w:val="center"/>
          </w:tcPr>
          <w:p w14:paraId="46413DD6">
            <w:pPr>
              <w:spacing w:before="0" w:after="0" w:line="480" w:lineRule="auto"/>
              <w:jc w:val="center"/>
              <w:rPr>
                <w:rFonts w:ascii="Times New Roman Regular" w:hAnsi="Times New Roman Regular" w:cs="Times New Roman Regular"/>
                <w:szCs w:val="24"/>
              </w:rPr>
            </w:pPr>
            <w:r>
              <w:rPr>
                <w:rFonts w:ascii="Times New Roman Regular" w:hAnsi="Times New Roman Regular" w:cs="Times New Roman Regular"/>
                <w:szCs w:val="24"/>
              </w:rPr>
              <w:drawing>
                <wp:inline distT="0" distB="0" distL="114300" distR="114300">
                  <wp:extent cx="840105" cy="164465"/>
                  <wp:effectExtent l="0" t="0" r="2349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840516" cy="164592"/>
                          </a:xfrm>
                          <a:prstGeom prst="rect">
                            <a:avLst/>
                          </a:prstGeom>
                        </pic:spPr>
                      </pic:pic>
                    </a:graphicData>
                  </a:graphic>
                </wp:inline>
              </w:drawing>
            </w:r>
          </w:p>
        </w:tc>
        <w:tc>
          <w:tcPr>
            <w:tcW w:w="4414" w:type="dxa"/>
            <w:shd w:val="clear" w:color="auto" w:fill="E7E6E6"/>
            <w:tcMar>
              <w:top w:w="95" w:type="dxa"/>
              <w:left w:w="105" w:type="dxa"/>
              <w:bottom w:w="95" w:type="dxa"/>
              <w:right w:w="105" w:type="dxa"/>
            </w:tcMar>
            <w:vAlign w:val="center"/>
          </w:tcPr>
          <w:p w14:paraId="2CF2BECA">
            <w:pPr>
              <w:spacing w:before="0" w:after="0" w:line="480" w:lineRule="auto"/>
              <w:jc w:val="center"/>
              <w:rPr>
                <w:rFonts w:ascii="Times New Roman Regular" w:hAnsi="Times New Roman Regular" w:cs="Times New Roman Regular"/>
                <w:szCs w:val="24"/>
              </w:rPr>
            </w:pPr>
            <w:r>
              <w:rPr>
                <w:rFonts w:ascii="Times New Roman Regular" w:hAnsi="Times New Roman Regular" w:cs="Times New Roman Regular"/>
                <w:szCs w:val="24"/>
              </w:rPr>
              <w:drawing>
                <wp:inline distT="0" distB="0" distL="114300" distR="114300">
                  <wp:extent cx="460375" cy="164465"/>
                  <wp:effectExtent l="0" t="0" r="2222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60858" cy="164592"/>
                          </a:xfrm>
                          <a:prstGeom prst="rect">
                            <a:avLst/>
                          </a:prstGeom>
                        </pic:spPr>
                      </pic:pic>
                    </a:graphicData>
                  </a:graphic>
                </wp:inline>
              </w:drawing>
            </w:r>
          </w:p>
        </w:tc>
      </w:tr>
      <w:tr w14:paraId="780057AB">
        <w:trPr>
          <w:cantSplit/>
          <w:trHeight w:val="0" w:hRule="atLeast"/>
        </w:trPr>
        <w:tc>
          <w:tcPr>
            <w:tcW w:w="1050" w:type="dxa"/>
            <w:tcMar>
              <w:top w:w="95" w:type="dxa"/>
              <w:left w:w="105" w:type="dxa"/>
              <w:bottom w:w="95" w:type="dxa"/>
              <w:right w:w="105" w:type="dxa"/>
            </w:tcMar>
            <w:vAlign w:val="center"/>
          </w:tcPr>
          <w:p w14:paraId="061A498B">
            <w:pPr>
              <w:spacing w:before="0" w:after="0" w:line="480" w:lineRule="auto"/>
              <w:jc w:val="center"/>
              <w:rPr>
                <w:rFonts w:ascii="Times New Roman Regular" w:hAnsi="Times New Roman Regular" w:cs="Times New Roman Regular"/>
                <w:szCs w:val="24"/>
              </w:rPr>
            </w:pPr>
            <w:r>
              <w:rPr>
                <w:rFonts w:ascii="Times New Roman Regular" w:hAnsi="Times New Roman Regular" w:eastAsia="Times New Roman" w:cs="Times New Roman Regular"/>
                <w:b/>
                <w:sz w:val="24"/>
                <w:szCs w:val="24"/>
              </w:rPr>
              <w:t>P</w:t>
            </w:r>
          </w:p>
        </w:tc>
        <w:tc>
          <w:tcPr>
            <w:tcW w:w="1550" w:type="dxa"/>
            <w:tcMar>
              <w:top w:w="95" w:type="dxa"/>
              <w:left w:w="105" w:type="dxa"/>
              <w:bottom w:w="95" w:type="dxa"/>
              <w:right w:w="105" w:type="dxa"/>
            </w:tcMar>
            <w:vAlign w:val="center"/>
          </w:tcPr>
          <w:p w14:paraId="468284E4">
            <w:pPr>
              <w:spacing w:before="0" w:after="0" w:line="480" w:lineRule="auto"/>
              <w:jc w:val="left"/>
              <w:rPr>
                <w:rFonts w:ascii="Times New Roman Regular" w:hAnsi="Times New Roman Regular" w:cs="Times New Roman Regular"/>
                <w:szCs w:val="24"/>
              </w:rPr>
            </w:pPr>
          </w:p>
        </w:tc>
        <w:tc>
          <w:tcPr>
            <w:tcW w:w="2850" w:type="dxa"/>
            <w:tcMar>
              <w:top w:w="95" w:type="dxa"/>
              <w:left w:w="105" w:type="dxa"/>
              <w:bottom w:w="95" w:type="dxa"/>
              <w:right w:w="105" w:type="dxa"/>
            </w:tcMar>
            <w:vAlign w:val="center"/>
          </w:tcPr>
          <w:p w14:paraId="07DF9496">
            <w:pPr>
              <w:spacing w:before="0" w:after="0" w:line="480" w:lineRule="auto"/>
              <w:jc w:val="left"/>
              <w:rPr>
                <w:rFonts w:ascii="Times New Roman Regular" w:hAnsi="Times New Roman Regular" w:cs="Times New Roman Regular"/>
                <w:szCs w:val="24"/>
              </w:rPr>
            </w:pPr>
          </w:p>
        </w:tc>
        <w:tc>
          <w:tcPr>
            <w:tcW w:w="4414" w:type="dxa"/>
            <w:tcMar>
              <w:top w:w="95" w:type="dxa"/>
              <w:left w:w="105" w:type="dxa"/>
              <w:bottom w:w="95" w:type="dxa"/>
              <w:right w:w="105" w:type="dxa"/>
            </w:tcMar>
            <w:vAlign w:val="center"/>
          </w:tcPr>
          <w:p w14:paraId="1019B3A0">
            <w:pPr>
              <w:spacing w:before="0" w:after="0" w:line="480" w:lineRule="auto"/>
              <w:jc w:val="left"/>
              <w:rPr>
                <w:rFonts w:ascii="Times New Roman Regular" w:hAnsi="Times New Roman Regular" w:cs="Times New Roman Regular"/>
                <w:szCs w:val="24"/>
              </w:rPr>
            </w:pPr>
          </w:p>
        </w:tc>
      </w:tr>
      <w:tr w14:paraId="09DBFDC6">
        <w:trPr>
          <w:cantSplit/>
          <w:trHeight w:val="0" w:hRule="atLeast"/>
        </w:trPr>
        <w:tc>
          <w:tcPr>
            <w:tcW w:w="1050" w:type="dxa"/>
            <w:tcMar>
              <w:top w:w="95" w:type="dxa"/>
              <w:left w:w="105" w:type="dxa"/>
              <w:bottom w:w="95" w:type="dxa"/>
              <w:right w:w="105" w:type="dxa"/>
            </w:tcMar>
            <w:vAlign w:val="center"/>
          </w:tcPr>
          <w:p w14:paraId="6CDDFDE8">
            <w:pPr>
              <w:spacing w:before="0" w:after="0" w:line="480" w:lineRule="auto"/>
              <w:jc w:val="center"/>
              <w:rPr>
                <w:rFonts w:ascii="Times New Roman Regular" w:hAnsi="Times New Roman Regular" w:cs="Times New Roman Regular"/>
                <w:szCs w:val="24"/>
              </w:rPr>
            </w:pPr>
            <w:r>
              <w:rPr>
                <w:rFonts w:ascii="Times New Roman Regular" w:hAnsi="Times New Roman Regular" w:eastAsia="Times New Roman" w:cs="Times New Roman Regular"/>
                <w:b/>
                <w:sz w:val="24"/>
                <w:szCs w:val="24"/>
              </w:rPr>
              <w:t>I</w:t>
            </w:r>
          </w:p>
        </w:tc>
        <w:tc>
          <w:tcPr>
            <w:tcW w:w="1550" w:type="dxa"/>
            <w:tcMar>
              <w:top w:w="95" w:type="dxa"/>
              <w:left w:w="105" w:type="dxa"/>
              <w:bottom w:w="95" w:type="dxa"/>
              <w:right w:w="105" w:type="dxa"/>
            </w:tcMar>
            <w:vAlign w:val="center"/>
          </w:tcPr>
          <w:p w14:paraId="6E57EB2B">
            <w:pPr>
              <w:spacing w:before="0" w:after="0" w:line="480" w:lineRule="auto"/>
              <w:jc w:val="left"/>
              <w:rPr>
                <w:rFonts w:ascii="Times New Roman Regular" w:hAnsi="Times New Roman Regular" w:cs="Times New Roman Regular"/>
                <w:szCs w:val="24"/>
              </w:rPr>
            </w:pPr>
            <w:r>
              <w:rPr>
                <w:rFonts w:hint="default" w:ascii="Times New Roman" w:hAnsi="Times New Roman" w:cs="Times New Roman"/>
                <w:b w:val="0"/>
                <w:bCs/>
                <w:sz w:val="24"/>
                <w:szCs w:val="24"/>
                <w:lang w:val="en-US"/>
              </w:rPr>
              <w:t>P</w:t>
            </w:r>
            <w:r>
              <w:rPr>
                <w:rFonts w:hint="default" w:ascii="Times New Roman" w:hAnsi="Times New Roman" w:eastAsia="宋体" w:cs="Times New Roman"/>
                <w:b w:val="0"/>
                <w:bCs/>
                <w:sz w:val="24"/>
                <w:szCs w:val="24"/>
                <w:lang w:val="en-US" w:eastAsia="zh-CN"/>
              </w:rPr>
              <w:t xml:space="preserve">hysical Acticity </w:t>
            </w:r>
            <w:r>
              <w:rPr>
                <w:rFonts w:hint="default" w:ascii="Times New Roman Regular" w:hAnsi="Times New Roman Regular" w:eastAsia="宋体" w:cs="Times New Roman Regular"/>
                <w:b w:val="0"/>
                <w:sz w:val="24"/>
                <w:szCs w:val="24"/>
                <w:lang w:val="en-US" w:eastAsia="zh-CN"/>
              </w:rPr>
              <w:t>I</w:t>
            </w:r>
            <w:r>
              <w:rPr>
                <w:rFonts w:hint="eastAsia" w:ascii="Times New Roman Regular" w:hAnsi="Times New Roman Regular" w:eastAsia="宋体" w:cs="Times New Roman Regular"/>
                <w:b w:val="0"/>
                <w:sz w:val="24"/>
                <w:szCs w:val="24"/>
                <w:lang w:val="en-US" w:eastAsia="zh-CN"/>
              </w:rPr>
              <w:t>ntervention</w:t>
            </w:r>
          </w:p>
        </w:tc>
        <w:tc>
          <w:tcPr>
            <w:tcW w:w="2850" w:type="dxa"/>
            <w:tcMar>
              <w:top w:w="95" w:type="dxa"/>
              <w:left w:w="105" w:type="dxa"/>
              <w:bottom w:w="95" w:type="dxa"/>
              <w:right w:w="105" w:type="dxa"/>
            </w:tcMar>
            <w:vAlign w:val="center"/>
          </w:tcPr>
          <w:p w14:paraId="318464AB">
            <w:pPr>
              <w:spacing w:before="0" w:after="0" w:line="480" w:lineRule="auto"/>
              <w:jc w:val="left"/>
              <w:rPr>
                <w:rFonts w:hint="default" w:ascii="Times New Roman Regular" w:hAnsi="Times New Roman Regular" w:eastAsia="宋体" w:cs="Times New Roman Regular"/>
                <w:b w:val="0"/>
                <w:sz w:val="24"/>
                <w:szCs w:val="24"/>
                <w:lang w:val="en-US" w:eastAsia="zh-CN"/>
              </w:rPr>
            </w:pPr>
            <w:r>
              <w:rPr>
                <w:rFonts w:hint="default" w:ascii="Times New Roman Regular" w:hAnsi="Times New Roman Regular" w:eastAsia="Times New Roman" w:cs="Times New Roman Regular"/>
                <w:b w:val="0"/>
                <w:sz w:val="24"/>
                <w:szCs w:val="24"/>
              </w:rPr>
              <w:t>Sports</w:t>
            </w:r>
            <w:r>
              <w:rPr>
                <w:rFonts w:hint="default" w:ascii="Times New Roman Regular" w:hAnsi="Times New Roman Regular" w:eastAsia="宋体" w:cs="Times New Roman Regular"/>
                <w:b w:val="0"/>
                <w:sz w:val="24"/>
                <w:szCs w:val="24"/>
                <w:lang w:val="en-US" w:eastAsia="zh-CN"/>
              </w:rPr>
              <w:t xml:space="preserve">; </w:t>
            </w:r>
            <w:r>
              <w:rPr>
                <w:rFonts w:hint="default" w:ascii="Times New Roman Regular" w:hAnsi="Times New Roman Regular" w:eastAsia="Times New Roman" w:cs="Times New Roman Regular"/>
                <w:b w:val="0"/>
                <w:sz w:val="24"/>
                <w:szCs w:val="24"/>
              </w:rPr>
              <w:t>Exercise Movement Techniques</w:t>
            </w:r>
            <w:r>
              <w:rPr>
                <w:rFonts w:hint="default" w:ascii="Times New Roman Regular" w:hAnsi="Times New Roman Regular" w:eastAsia="宋体" w:cs="Times New Roman Regular"/>
                <w:b w:val="0"/>
                <w:sz w:val="24"/>
                <w:szCs w:val="24"/>
                <w:lang w:val="en-US" w:eastAsia="zh-CN"/>
              </w:rPr>
              <w:t xml:space="preserve">; </w:t>
            </w:r>
          </w:p>
          <w:p w14:paraId="6D04B9B9">
            <w:pPr>
              <w:spacing w:before="0" w:after="0" w:line="480" w:lineRule="auto"/>
              <w:jc w:val="left"/>
              <w:rPr>
                <w:rFonts w:hint="default" w:ascii="Times New Roman Regular" w:hAnsi="Times New Roman Regular" w:eastAsia="Times New Roman" w:cs="Times New Roman Regular"/>
                <w:b w:val="0"/>
                <w:sz w:val="24"/>
                <w:szCs w:val="24"/>
              </w:rPr>
            </w:pPr>
            <w:r>
              <w:rPr>
                <w:rFonts w:hint="default" w:ascii="Times New Roman Regular" w:hAnsi="Times New Roman Regular" w:eastAsia="Times New Roman" w:cs="Times New Roman Regular"/>
                <w:b w:val="0"/>
                <w:sz w:val="24"/>
                <w:szCs w:val="24"/>
              </w:rPr>
              <w:t>Exercise</w:t>
            </w:r>
            <w:r>
              <w:rPr>
                <w:rFonts w:hint="default" w:ascii="Times New Roman Regular" w:hAnsi="Times New Roman Regular" w:eastAsia="宋体" w:cs="Times New Roman Regular"/>
                <w:b w:val="0"/>
                <w:sz w:val="24"/>
                <w:szCs w:val="24"/>
                <w:lang w:val="en-US" w:eastAsia="zh-CN"/>
              </w:rPr>
              <w:t xml:space="preserve">; </w:t>
            </w:r>
            <w:r>
              <w:rPr>
                <w:rFonts w:hint="default" w:ascii="Times New Roman Regular" w:hAnsi="Times New Roman Regular" w:eastAsia="Times New Roman" w:cs="Times New Roman Regular"/>
                <w:b w:val="0"/>
                <w:sz w:val="24"/>
                <w:szCs w:val="24"/>
              </w:rPr>
              <w:t>Exercise Therapy</w:t>
            </w:r>
          </w:p>
          <w:p w14:paraId="4C6A9FB9">
            <w:pPr>
              <w:spacing w:before="0" w:after="0" w:line="480" w:lineRule="auto"/>
              <w:jc w:val="left"/>
              <w:rPr>
                <w:rFonts w:hint="eastAsia" w:ascii="Times New Roman Regular" w:hAnsi="Times New Roman Regular" w:eastAsia="宋体" w:cs="Times New Roman Regular"/>
                <w:szCs w:val="24"/>
                <w:lang w:eastAsia="zh-CN"/>
              </w:rPr>
            </w:pPr>
            <w:r>
              <w:rPr>
                <w:rFonts w:hint="default" w:ascii="Times New Roman Regular" w:hAnsi="Times New Roman Regular" w:cs="Times New Roman Regular"/>
                <w:szCs w:val="24"/>
              </w:rPr>
              <w:t>“身体活动” OR “体力活动” OR “体育活动” OR “体育锻炼” OR “身体锻炼” OR “运动锻炼” OR “运动干预” OR  “</w:t>
            </w:r>
            <w:r>
              <w:rPr>
                <w:rFonts w:hint="eastAsia" w:ascii="Times New Roman Regular" w:hAnsi="Times New Roman Regular" w:eastAsia="宋体" w:cs="Times New Roman Regular"/>
                <w:szCs w:val="24"/>
                <w:lang w:val="en-US" w:eastAsia="zh-CN"/>
              </w:rPr>
              <w:t>运动”</w:t>
            </w:r>
          </w:p>
          <w:p w14:paraId="280C4B7C">
            <w:pPr>
              <w:spacing w:before="0" w:after="0" w:line="480" w:lineRule="auto"/>
              <w:jc w:val="left"/>
              <w:rPr>
                <w:rFonts w:hint="default" w:ascii="Times New Roman Regular" w:hAnsi="Times New Roman Regular" w:eastAsia="Times New Roman" w:cs="Times New Roman Regular"/>
                <w:b w:val="0"/>
                <w:sz w:val="24"/>
                <w:szCs w:val="24"/>
              </w:rPr>
            </w:pPr>
            <w:r>
              <w:rPr>
                <w:rFonts w:hint="default" w:ascii="Times New Roman Regular" w:hAnsi="Times New Roman Regular" w:cs="Times New Roman Regular"/>
                <w:szCs w:val="24"/>
              </w:rPr>
              <w:t>这里先作为中文候选词池，暂时不要急着把它当最终检索式。</w:t>
            </w:r>
            <w:r>
              <w:rPr>
                <w:rFonts w:hint="eastAsia" w:ascii="Times New Roman Regular" w:hAnsi="Times New Roman Regular" w:eastAsia="宋体" w:cs="Times New Roman Regular"/>
                <w:szCs w:val="24"/>
                <w:lang w:val="en-US" w:eastAsia="zh-CN"/>
              </w:rPr>
              <w:t>最稳的方法</w:t>
            </w:r>
            <w:r>
              <w:rPr>
                <w:rFonts w:hint="default" w:ascii="Times New Roman Regular" w:hAnsi="Times New Roman Regular" w:cs="Times New Roman Regular"/>
                <w:szCs w:val="24"/>
              </w:rPr>
              <w:t>是先在 CNKI 只搜 SPA block，检查高相关文献实际用了哪些中文运动术语，再回来完善 PA block。</w:t>
            </w:r>
          </w:p>
          <w:p w14:paraId="3381701D">
            <w:pPr>
              <w:spacing w:before="0" w:after="0" w:line="480" w:lineRule="auto"/>
              <w:jc w:val="left"/>
              <w:rPr>
                <w:rFonts w:hint="default" w:ascii="Times New Roman Regular" w:hAnsi="Times New Roman Regular" w:eastAsia="Times New Roman" w:cs="Times New Roman Regular"/>
                <w:b w:val="0"/>
                <w:sz w:val="24"/>
                <w:szCs w:val="24"/>
              </w:rPr>
            </w:pPr>
          </w:p>
        </w:tc>
        <w:tc>
          <w:tcPr>
            <w:tcW w:w="4414" w:type="dxa"/>
            <w:tcMar>
              <w:top w:w="95" w:type="dxa"/>
              <w:left w:w="105" w:type="dxa"/>
              <w:bottom w:w="95" w:type="dxa"/>
              <w:right w:w="105" w:type="dxa"/>
            </w:tcMar>
            <w:vAlign w:val="center"/>
          </w:tcPr>
          <w:p w14:paraId="1B5D3BD7">
            <w:pPr>
              <w:spacing w:before="0" w:after="0" w:line="480" w:lineRule="auto"/>
              <w:jc w:val="left"/>
              <w:rPr>
                <w:rFonts w:hint="default" w:ascii="Times New Roman Regular" w:hAnsi="Times New Roman Regular" w:cs="Times New Roman Regular"/>
                <w:szCs w:val="24"/>
              </w:rPr>
            </w:pPr>
            <w:r>
              <w:rPr>
                <w:rFonts w:hint="default" w:ascii="Times New Roman Regular" w:hAnsi="Times New Roman Regular" w:cs="Times New Roman Regular"/>
                <w:szCs w:val="24"/>
              </w:rPr>
              <w:t>"physical activity" OR exercise OR training OR sport OR motor OR "physical fitness"</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aerobic OR endurance OR resistance OR strength OR HIIT OR exergaming</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gymnastics OR running OR cycling OR ball OR racket OR treadmill OR swimming</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"martial arts" OR mind-body OR danc* OR</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athletic* OR "physical training" OR fitness OR isometric*</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"exercise training" OR "exercise prescription" OR "exercise therap*"</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"rehabilitation exercise*" OR "remedial exercise*"</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"active break*" OR "activity break*" OR "acute exercise*"</w:t>
            </w:r>
          </w:p>
          <w:p w14:paraId="47A8AC5C">
            <w:pPr>
              <w:spacing w:before="0" w:after="0" w:line="480" w:lineRule="auto"/>
              <w:jc w:val="left"/>
              <w:rPr>
                <w:rFonts w:hint="default" w:ascii="Times New Roman Regular" w:hAnsi="Times New Roman Regular" w:cs="Times New Roman Regular"/>
                <w:szCs w:val="24"/>
              </w:rPr>
            </w:pPr>
            <w:r>
              <w:rPr>
                <w:rFonts w:hint="default" w:ascii="Times New Roman Regular" w:hAnsi="Times New Roman Regular" w:cs="Times New Roman Regular"/>
                <w:szCs w:val="24"/>
              </w:rPr>
              <w:t>OR "physical activity intervention*" OR "exercise movement technique*"</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pilates OR "pilates training" OR "resistance training"</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"strength training" OR "weight training" OR "interval training"</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yoga OR "tai chi" OR qigong OR walking OR jogging OR bicycling</w:t>
            </w:r>
          </w:p>
          <w:p w14:paraId="15A58841">
            <w:pPr>
              <w:spacing w:before="0" w:after="0" w:line="480" w:lineRule="auto"/>
              <w:jc w:val="left"/>
              <w:rPr>
                <w:rFonts w:hint="eastAsia" w:ascii="Times New Roman Regular" w:hAnsi="Times New Roman Regular" w:eastAsia="宋体" w:cs="Times New Roman Regular"/>
                <w:szCs w:val="24"/>
                <w:lang w:val="en-US" w:eastAsia="zh-CN"/>
              </w:rPr>
            </w:pPr>
            <w:r>
              <w:rPr>
                <w:rFonts w:hint="default" w:ascii="Times New Roman Regular" w:hAnsi="Times New Roman Regular" w:cs="Times New Roman Regular"/>
                <w:szCs w:val="24"/>
              </w:rPr>
              <w:t>OR "active video game*"</w:t>
            </w:r>
          </w:p>
        </w:tc>
      </w:tr>
      <w:tr w14:paraId="79C7FBE9">
        <w:trPr>
          <w:cantSplit/>
          <w:trHeight w:val="0" w:hRule="atLeast"/>
        </w:trPr>
        <w:tc>
          <w:tcPr>
            <w:tcW w:w="1050" w:type="dxa"/>
            <w:tcMar>
              <w:top w:w="95" w:type="dxa"/>
              <w:left w:w="105" w:type="dxa"/>
              <w:bottom w:w="95" w:type="dxa"/>
              <w:right w:w="105" w:type="dxa"/>
            </w:tcMar>
            <w:vAlign w:val="center"/>
          </w:tcPr>
          <w:p w14:paraId="54F5A953">
            <w:pPr>
              <w:spacing w:before="0" w:after="0" w:line="480" w:lineRule="auto"/>
              <w:jc w:val="center"/>
              <w:rPr>
                <w:rFonts w:ascii="Times New Roman Regular" w:hAnsi="Times New Roman Regular" w:cs="Times New Roman Regular"/>
                <w:szCs w:val="24"/>
              </w:rPr>
            </w:pPr>
            <w:r>
              <w:rPr>
                <w:rFonts w:ascii="Times New Roman Regular" w:hAnsi="Times New Roman Regular" w:eastAsia="Times New Roman" w:cs="Times New Roman Regular"/>
                <w:b/>
                <w:sz w:val="24"/>
                <w:szCs w:val="24"/>
              </w:rPr>
              <w:t>C</w:t>
            </w:r>
          </w:p>
        </w:tc>
        <w:tc>
          <w:tcPr>
            <w:tcW w:w="1550" w:type="dxa"/>
            <w:tcMar>
              <w:top w:w="95" w:type="dxa"/>
              <w:left w:w="105" w:type="dxa"/>
              <w:bottom w:w="95" w:type="dxa"/>
              <w:right w:w="105" w:type="dxa"/>
            </w:tcMar>
            <w:vAlign w:val="center"/>
          </w:tcPr>
          <w:p w14:paraId="40D57DCE">
            <w:pPr>
              <w:spacing w:before="0" w:after="0" w:line="480" w:lineRule="auto"/>
              <w:jc w:val="left"/>
              <w:rPr>
                <w:rFonts w:ascii="Times New Roman Regular" w:hAnsi="Times New Roman Regular" w:cs="Times New Roman Regular"/>
                <w:szCs w:val="24"/>
              </w:rPr>
            </w:pPr>
          </w:p>
        </w:tc>
        <w:tc>
          <w:tcPr>
            <w:tcW w:w="2850" w:type="dxa"/>
            <w:tcMar>
              <w:top w:w="95" w:type="dxa"/>
              <w:left w:w="105" w:type="dxa"/>
              <w:bottom w:w="95" w:type="dxa"/>
              <w:right w:w="105" w:type="dxa"/>
            </w:tcMar>
            <w:vAlign w:val="center"/>
          </w:tcPr>
          <w:p w14:paraId="78600AA6">
            <w:pPr>
              <w:spacing w:before="0" w:after="0" w:line="480" w:lineRule="auto"/>
              <w:jc w:val="left"/>
              <w:rPr>
                <w:rFonts w:ascii="Times New Roman Regular" w:hAnsi="Times New Roman Regular" w:cs="Times New Roman Regular"/>
                <w:szCs w:val="24"/>
              </w:rPr>
            </w:pPr>
            <w:r>
              <w:rPr>
                <w:rFonts w:ascii="Times New Roman Regular" w:hAnsi="Times New Roman Regular" w:eastAsia="Times New Roman" w:cs="Times New Roman Regular"/>
                <w:b w:val="0"/>
                <w:sz w:val="24"/>
                <w:szCs w:val="24"/>
              </w:rPr>
              <w:t>—</w:t>
            </w:r>
          </w:p>
        </w:tc>
        <w:tc>
          <w:tcPr>
            <w:tcW w:w="4414" w:type="dxa"/>
            <w:tcMar>
              <w:top w:w="95" w:type="dxa"/>
              <w:left w:w="105" w:type="dxa"/>
              <w:bottom w:w="95" w:type="dxa"/>
              <w:right w:w="105" w:type="dxa"/>
            </w:tcMar>
            <w:vAlign w:val="center"/>
          </w:tcPr>
          <w:p w14:paraId="4A5F46FA">
            <w:pPr>
              <w:spacing w:before="0" w:after="0" w:line="480" w:lineRule="auto"/>
              <w:jc w:val="left"/>
              <w:rPr>
                <w:rFonts w:ascii="Times New Roman Regular" w:hAnsi="Times New Roman Regular" w:cs="Times New Roman Regular"/>
                <w:szCs w:val="24"/>
              </w:rPr>
            </w:pPr>
            <w:r>
              <w:rPr>
                <w:rFonts w:ascii="Times New Roman Regular" w:hAnsi="Times New Roman Regular" w:eastAsia="Times New Roman" w:cs="Times New Roman Regular"/>
                <w:b w:val="0"/>
                <w:sz w:val="24"/>
                <w:szCs w:val="24"/>
              </w:rPr>
              <w:t>—</w:t>
            </w:r>
          </w:p>
        </w:tc>
      </w:tr>
      <w:tr w14:paraId="5FE77D10">
        <w:trPr>
          <w:cantSplit/>
          <w:trHeight w:val="0" w:hRule="atLeast"/>
        </w:trPr>
        <w:tc>
          <w:tcPr>
            <w:tcW w:w="1050" w:type="dxa"/>
            <w:tcMar>
              <w:top w:w="95" w:type="dxa"/>
              <w:left w:w="105" w:type="dxa"/>
              <w:bottom w:w="95" w:type="dxa"/>
              <w:right w:w="105" w:type="dxa"/>
            </w:tcMar>
            <w:vAlign w:val="center"/>
          </w:tcPr>
          <w:p w14:paraId="07560F42">
            <w:pPr>
              <w:spacing w:before="0" w:after="0" w:line="480" w:lineRule="auto"/>
              <w:jc w:val="center"/>
              <w:rPr>
                <w:rFonts w:ascii="Times New Roman Regular" w:hAnsi="Times New Roman Regular" w:cs="Times New Roman Regular"/>
                <w:szCs w:val="24"/>
              </w:rPr>
            </w:pPr>
            <w:r>
              <w:rPr>
                <w:rFonts w:ascii="Times New Roman Regular" w:hAnsi="Times New Roman Regular" w:eastAsia="Times New Roman" w:cs="Times New Roman Regular"/>
                <w:b/>
                <w:sz w:val="24"/>
                <w:szCs w:val="24"/>
              </w:rPr>
              <w:t>O</w:t>
            </w:r>
          </w:p>
        </w:tc>
        <w:tc>
          <w:tcPr>
            <w:tcW w:w="1550" w:type="dxa"/>
            <w:tcMar>
              <w:top w:w="95" w:type="dxa"/>
              <w:left w:w="105" w:type="dxa"/>
              <w:bottom w:w="95" w:type="dxa"/>
              <w:right w:w="105" w:type="dxa"/>
            </w:tcMar>
            <w:vAlign w:val="center"/>
          </w:tcPr>
          <w:p w14:paraId="7DE7DFF4">
            <w:pPr>
              <w:spacing w:before="0" w:after="0" w:line="480" w:lineRule="auto"/>
              <w:jc w:val="left"/>
              <w:rPr>
                <w:rFonts w:ascii="Times New Roman Regular" w:hAnsi="Times New Roman Regular" w:cs="Times New Roman Regular"/>
                <w:szCs w:val="24"/>
              </w:rPr>
            </w:pPr>
            <w:r>
              <w:rPr>
                <w:rFonts w:ascii="Times New Roman" w:hAnsi="Times New Roman" w:eastAsia="Times New Roman" w:cs="Times New Roman"/>
                <w:b w:val="0"/>
                <w:bCs/>
                <w:color w:val="000000" w:themeColor="text1"/>
                <w:sz w:val="24"/>
                <w:szCs w:val="24"/>
                <w:u w:val="none"/>
                <w14:textFill>
                  <w14:solidFill>
                    <w14:schemeClr w14:val="tx1"/>
                  </w14:solidFill>
                </w14:textFill>
              </w:rPr>
              <w:t>Social Physique Anxiety</w:t>
            </w:r>
          </w:p>
        </w:tc>
        <w:tc>
          <w:tcPr>
            <w:tcW w:w="2850" w:type="dxa"/>
            <w:tcMar>
              <w:top w:w="95" w:type="dxa"/>
              <w:left w:w="105" w:type="dxa"/>
              <w:bottom w:w="95" w:type="dxa"/>
              <w:right w:w="105" w:type="dxa"/>
            </w:tcMar>
            <w:vAlign w:val="center"/>
          </w:tcPr>
          <w:p w14:paraId="1D064D1B">
            <w:pPr>
              <w:spacing w:before="0" w:after="0" w:line="480" w:lineRule="auto"/>
              <w:jc w:val="left"/>
              <w:rPr>
                <w:rFonts w:hint="default" w:ascii="Times New Roman Regular" w:hAnsi="Times New Roman Regular" w:eastAsia="宋体" w:cs="Times New Roman Regular"/>
                <w:b w:val="0"/>
                <w:sz w:val="24"/>
                <w:szCs w:val="24"/>
                <w:lang w:val="en-US" w:eastAsia="zh-CN"/>
              </w:rPr>
            </w:pPr>
            <w:r>
              <w:rPr>
                <w:rFonts w:ascii="Times New Roman Regular" w:hAnsi="Times New Roman Regular" w:eastAsia="Times New Roman" w:cs="Times New Roman Regular"/>
                <w:b w:val="0"/>
                <w:sz w:val="24"/>
                <w:szCs w:val="24"/>
              </w:rPr>
              <w:t>No dedicated SPA MeSH heading</w:t>
            </w:r>
            <w:r>
              <w:rPr>
                <w:rFonts w:ascii="Times New Roman Regular" w:hAnsi="Times New Roman Regular" w:eastAsia="Times New Roman" w:cs="Times New Roman Regular"/>
                <w:b w:val="0"/>
                <w:sz w:val="24"/>
                <w:szCs w:val="24"/>
              </w:rPr>
              <w:br w:type="textWrapping"/>
            </w:r>
            <w:r>
              <w:rPr>
                <w:rFonts w:hint="eastAsia" w:ascii="Times New Roman Regular" w:hAnsi="Times New Roman Regular" w:eastAsia="宋体" w:cs="Times New Roman Regular"/>
                <w:b w:val="0"/>
                <w:sz w:val="24"/>
                <w:szCs w:val="24"/>
                <w:lang w:val="en-US" w:eastAsia="zh-CN"/>
              </w:rPr>
              <w:t>中文检索词：</w:t>
            </w:r>
          </w:p>
          <w:p w14:paraId="55239ABF">
            <w:pPr>
              <w:spacing w:before="0" w:after="0" w:line="480" w:lineRule="auto"/>
              <w:jc w:val="left"/>
              <w:rPr>
                <w:rFonts w:ascii="Times New Roman Regular" w:hAnsi="Times New Roman Regular" w:eastAsia="Times New Roman" w:cs="Times New Roman Regular"/>
                <w:b w:val="0"/>
                <w:sz w:val="24"/>
                <w:szCs w:val="24"/>
              </w:rPr>
            </w:pPr>
            <w:r>
              <w:rPr>
                <w:rFonts w:hint="default" w:ascii="Times New Roman Regular" w:hAnsi="Times New Roman Regular" w:cs="Times New Roman Regular"/>
                <w:szCs w:val="24"/>
              </w:rPr>
              <w:t>“社会体型焦虑” OR “社会体形焦虑” OR “社会体格焦虑” OR “社会性体格焦虑” OR “体型焦虑” OR “体形焦虑” OR “体格焦虑”</w:t>
            </w:r>
          </w:p>
        </w:tc>
        <w:tc>
          <w:tcPr>
            <w:tcW w:w="4414" w:type="dxa"/>
            <w:tcMar>
              <w:top w:w="95" w:type="dxa"/>
              <w:left w:w="105" w:type="dxa"/>
              <w:bottom w:w="95" w:type="dxa"/>
              <w:right w:w="105" w:type="dxa"/>
            </w:tcMar>
            <w:vAlign w:val="center"/>
          </w:tcPr>
          <w:p w14:paraId="7606484C">
            <w:pPr>
              <w:spacing w:before="0" w:after="0" w:line="480" w:lineRule="auto"/>
              <w:jc w:val="left"/>
              <w:rPr>
                <w:rFonts w:ascii="Times New Roman Regular" w:hAnsi="Times New Roman Regular" w:cs="Times New Roman Regular"/>
                <w:szCs w:val="24"/>
              </w:rPr>
            </w:pPr>
            <w:r>
              <w:rPr>
                <w:rFonts w:hint="eastAsia" w:ascii="Times New Roman Regular" w:hAnsi="Times New Roman Regular" w:eastAsia="Times New Roman" w:cs="Times New Roman Regular"/>
                <w:b w:val="0"/>
                <w:sz w:val="24"/>
                <w:szCs w:val="24"/>
              </w:rPr>
              <w:t>("social physique anxiety" OR "social physical anxiety" OR "physical social anxiety" OR "social appearance anxiety" OR "physique anxiety" OR "appearance anxiety" OR "social physique anxi*" OR "SPA")</w:t>
            </w:r>
          </w:p>
        </w:tc>
      </w:tr>
      <w:tr w14:paraId="21226B00">
        <w:trPr>
          <w:cantSplit/>
          <w:trHeight w:val="0" w:hRule="atLeast"/>
        </w:trPr>
        <w:tc>
          <w:tcPr>
            <w:tcW w:w="1050" w:type="dxa"/>
            <w:tcMar>
              <w:top w:w="95" w:type="dxa"/>
              <w:left w:w="105" w:type="dxa"/>
              <w:bottom w:w="95" w:type="dxa"/>
              <w:right w:w="105" w:type="dxa"/>
            </w:tcMar>
            <w:vAlign w:val="center"/>
          </w:tcPr>
          <w:p w14:paraId="5B301842">
            <w:pPr>
              <w:spacing w:before="0" w:after="0" w:line="480" w:lineRule="auto"/>
              <w:jc w:val="center"/>
              <w:rPr>
                <w:rFonts w:ascii="Times New Roman Regular" w:hAnsi="Times New Roman Regular" w:cs="Times New Roman Regular"/>
                <w:szCs w:val="24"/>
              </w:rPr>
            </w:pPr>
            <w:r>
              <w:rPr>
                <w:rFonts w:ascii="Times New Roman Regular" w:hAnsi="Times New Roman Regular" w:eastAsia="Times New Roman" w:cs="Times New Roman Regular"/>
                <w:b/>
                <w:sz w:val="24"/>
                <w:szCs w:val="24"/>
              </w:rPr>
              <w:t>S</w:t>
            </w:r>
          </w:p>
        </w:tc>
        <w:tc>
          <w:tcPr>
            <w:tcW w:w="1550" w:type="dxa"/>
            <w:tcMar>
              <w:top w:w="95" w:type="dxa"/>
              <w:left w:w="105" w:type="dxa"/>
              <w:bottom w:w="95" w:type="dxa"/>
              <w:right w:w="105" w:type="dxa"/>
            </w:tcMar>
            <w:vAlign w:val="center"/>
          </w:tcPr>
          <w:p w14:paraId="2AF24285">
            <w:pPr>
              <w:spacing w:before="0" w:after="0" w:line="480" w:lineRule="auto"/>
              <w:jc w:val="left"/>
              <w:rPr>
                <w:rFonts w:ascii="Times New Roman Regular" w:hAnsi="Times New Roman Regular" w:cs="Times New Roman Regular"/>
                <w:szCs w:val="24"/>
              </w:rPr>
            </w:pPr>
          </w:p>
        </w:tc>
        <w:tc>
          <w:tcPr>
            <w:tcW w:w="2850" w:type="dxa"/>
            <w:tcMar>
              <w:top w:w="95" w:type="dxa"/>
              <w:left w:w="105" w:type="dxa"/>
              <w:bottom w:w="95" w:type="dxa"/>
              <w:right w:w="105" w:type="dxa"/>
            </w:tcMar>
            <w:vAlign w:val="center"/>
          </w:tcPr>
          <w:p w14:paraId="647A25BD">
            <w:pPr>
              <w:spacing w:before="0" w:after="0" w:line="480" w:lineRule="auto"/>
              <w:jc w:val="left"/>
              <w:rPr>
                <w:rFonts w:ascii="Times New Roman Regular" w:hAnsi="Times New Roman Regular" w:cs="Times New Roman Regular"/>
                <w:szCs w:val="24"/>
              </w:rPr>
            </w:pPr>
            <w:r>
              <w:rPr>
                <w:rFonts w:ascii="Times New Roman Regular" w:hAnsi="Times New Roman Regular" w:eastAsia="Times New Roman" w:cs="Times New Roman Regular"/>
                <w:b w:val="0"/>
                <w:sz w:val="24"/>
                <w:szCs w:val="24"/>
              </w:rPr>
              <w:t>—</w:t>
            </w:r>
          </w:p>
        </w:tc>
        <w:tc>
          <w:tcPr>
            <w:tcW w:w="4414" w:type="dxa"/>
            <w:tcMar>
              <w:top w:w="95" w:type="dxa"/>
              <w:left w:w="105" w:type="dxa"/>
              <w:bottom w:w="95" w:type="dxa"/>
              <w:right w:w="105" w:type="dxa"/>
            </w:tcMar>
            <w:vAlign w:val="center"/>
          </w:tcPr>
          <w:p w14:paraId="4067494A">
            <w:pPr>
              <w:spacing w:before="0" w:after="0" w:line="480" w:lineRule="auto"/>
              <w:jc w:val="left"/>
              <w:rPr>
                <w:rFonts w:ascii="Times New Roman Regular" w:hAnsi="Times New Roman Regular" w:cs="Times New Roman Regular"/>
                <w:szCs w:val="24"/>
              </w:rPr>
            </w:pPr>
            <w:r>
              <w:rPr>
                <w:rFonts w:ascii="Times New Roman Regular" w:hAnsi="Times New Roman Regular" w:eastAsia="Times New Roman" w:cs="Times New Roman Regular"/>
                <w:b w:val="0"/>
                <w:sz w:val="24"/>
                <w:szCs w:val="24"/>
              </w:rPr>
              <w:t>—</w:t>
            </w:r>
          </w:p>
        </w:tc>
      </w:tr>
    </w:tbl>
    <w:p w14:paraId="2827E7D0">
      <w:pPr>
        <w:spacing w:line="480" w:lineRule="auto"/>
        <w:ind w:left="725" w:leftChars="200" w:hanging="245" w:hangingChars="102"/>
        <w:jc w:val="left"/>
        <w:rPr>
          <w:rFonts w:hint="eastAsia" w:ascii="Times New Roman Regular" w:hAnsi="Times New Roman Regular" w:eastAsia="宋体" w:cs="Times New Roman Regular"/>
          <w:b/>
          <w:bCs/>
          <w:sz w:val="24"/>
          <w:szCs w:val="24"/>
          <w:lang w:val="en-US" w:eastAsia="zh-CN"/>
        </w:rPr>
      </w:pPr>
      <w:r>
        <w:rPr>
          <w:rFonts w:hint="eastAsia" w:ascii="Times New Roman Regular" w:hAnsi="Times New Roman Regular" w:eastAsia="宋体" w:cs="Times New Roman Regular"/>
          <w:b/>
          <w:bCs/>
          <w:sz w:val="24"/>
          <w:szCs w:val="24"/>
          <w:lang w:val="en-US" w:eastAsia="zh-CN"/>
        </w:rPr>
        <w:t>Table 2. Physical Activity Type Definition</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1"/>
        <w:gridCol w:w="5041"/>
      </w:tblGrid>
      <w:tr w14:paraId="0103DCF2">
        <w:tc>
          <w:tcPr>
            <w:tcW w:w="5041" w:type="dxa"/>
          </w:tcPr>
          <w:p w14:paraId="693F8143">
            <w:pPr>
              <w:spacing w:line="480" w:lineRule="auto"/>
              <w:jc w:val="left"/>
              <w:rPr>
                <w:rFonts w:hint="default" w:ascii="Times New Roman Regular" w:hAnsi="Times New Roman Regular" w:eastAsia="宋体" w:cs="Times New Roman Regular"/>
                <w:sz w:val="24"/>
                <w:szCs w:val="24"/>
                <w:vertAlign w:val="baseline"/>
                <w:lang w:val="en-US" w:eastAsia="zh-CN"/>
              </w:rPr>
            </w:pPr>
            <w:r>
              <w:rPr>
                <w:rFonts w:hint="eastAsia" w:ascii="Times New Roman Regular" w:hAnsi="Times New Roman Regular" w:eastAsia="宋体" w:cs="Times New Roman Regular"/>
                <w:sz w:val="24"/>
                <w:szCs w:val="24"/>
                <w:vertAlign w:val="baseline"/>
                <w:lang w:val="en-US" w:eastAsia="zh-CN"/>
              </w:rPr>
              <w:t>Type</w:t>
            </w:r>
          </w:p>
        </w:tc>
        <w:tc>
          <w:tcPr>
            <w:tcW w:w="5041" w:type="dxa"/>
          </w:tcPr>
          <w:p w14:paraId="1BAD806F">
            <w:pPr>
              <w:spacing w:line="480" w:lineRule="auto"/>
              <w:jc w:val="left"/>
              <w:rPr>
                <w:rFonts w:hint="default" w:ascii="Times New Roman Regular" w:hAnsi="Times New Roman Regular" w:eastAsia="宋体" w:cs="Times New Roman Regular"/>
                <w:sz w:val="24"/>
                <w:szCs w:val="24"/>
                <w:vertAlign w:val="baseline"/>
                <w:lang w:val="en-US" w:eastAsia="zh-CN"/>
              </w:rPr>
            </w:pPr>
            <w:r>
              <w:rPr>
                <w:rFonts w:hint="eastAsia" w:ascii="Times New Roman Regular" w:hAnsi="Times New Roman Regular" w:eastAsia="宋体" w:cs="Times New Roman Regular"/>
                <w:sz w:val="24"/>
                <w:szCs w:val="24"/>
                <w:vertAlign w:val="baseline"/>
                <w:lang w:val="en-US" w:eastAsia="zh-CN"/>
              </w:rPr>
              <w:t>Definition</w:t>
            </w:r>
          </w:p>
        </w:tc>
      </w:tr>
      <w:tr w14:paraId="5BEF41F0">
        <w:tc>
          <w:tcPr>
            <w:tcW w:w="5041" w:type="dxa"/>
          </w:tcPr>
          <w:p w14:paraId="43FD1CE9">
            <w:pPr>
              <w:spacing w:line="480" w:lineRule="auto"/>
              <w:jc w:val="left"/>
              <w:rPr>
                <w:rFonts w:hint="default" w:ascii="Times New Roman Regular" w:hAnsi="Times New Roman Regular" w:eastAsia="宋体" w:cs="Times New Roman Regular"/>
                <w:sz w:val="24"/>
                <w:szCs w:val="24"/>
                <w:vertAlign w:val="baseline"/>
                <w:lang w:val="en-US" w:eastAsia="zh-CN"/>
              </w:rPr>
            </w:pPr>
            <w:r>
              <w:rPr>
                <w:rFonts w:hint="eastAsia" w:ascii="Times New Roman Regular" w:hAnsi="Times New Roman Regular" w:eastAsia="宋体" w:cs="Times New Roman Regular"/>
                <w:sz w:val="24"/>
                <w:szCs w:val="24"/>
                <w:vertAlign w:val="baseline"/>
                <w:lang w:val="en-US" w:eastAsia="zh-CN"/>
              </w:rPr>
              <w:t>Aerobic Exercise</w:t>
            </w:r>
          </w:p>
        </w:tc>
        <w:tc>
          <w:tcPr>
            <w:tcW w:w="5041" w:type="dxa"/>
          </w:tcPr>
          <w:p w14:paraId="0FF5991E">
            <w:pPr>
              <w:spacing w:line="480" w:lineRule="auto"/>
              <w:jc w:val="left"/>
              <w:rPr>
                <w:rFonts w:hint="default" w:ascii="Times New Roman Regular" w:hAnsi="Times New Roman Regular" w:eastAsia="宋体" w:cs="Times New Roman Regular"/>
                <w:sz w:val="24"/>
                <w:szCs w:val="24"/>
                <w:vertAlign w:val="baseline"/>
                <w:lang w:val="en-US" w:eastAsia="zh-CN"/>
              </w:rPr>
            </w:pPr>
            <w:r>
              <w:rPr>
                <w:rFonts w:hint="eastAsia" w:ascii="Times New Roman Regular" w:hAnsi="Times New Roman Regular" w:eastAsia="宋体" w:cs="Times New Roman Regular"/>
                <w:sz w:val="24"/>
                <w:szCs w:val="24"/>
                <w:vertAlign w:val="baseline"/>
                <w:lang w:val="en-US" w:eastAsia="zh-CN"/>
              </w:rPr>
              <w:t>Activities aiming to enhance cardiovascular fitness, including brisk walking, running, and cycling</w:t>
            </w:r>
          </w:p>
        </w:tc>
      </w:tr>
      <w:tr w14:paraId="2F684817">
        <w:tc>
          <w:tcPr>
            <w:tcW w:w="5041" w:type="dxa"/>
          </w:tcPr>
          <w:p w14:paraId="60461D0F">
            <w:pPr>
              <w:spacing w:line="480" w:lineRule="auto"/>
              <w:jc w:val="left"/>
              <w:rPr>
                <w:rFonts w:hint="default" w:ascii="Times New Roman Regular" w:hAnsi="Times New Roman Regular" w:eastAsia="宋体" w:cs="Times New Roman Regular"/>
                <w:sz w:val="24"/>
                <w:szCs w:val="24"/>
                <w:vertAlign w:val="baseline"/>
                <w:lang w:val="en-US" w:eastAsia="zh-CN"/>
              </w:rPr>
            </w:pPr>
            <w:r>
              <w:rPr>
                <w:rFonts w:hint="eastAsia" w:ascii="Times New Roman Regular" w:hAnsi="Times New Roman Regular" w:eastAsia="宋体" w:cs="Times New Roman Regular"/>
                <w:sz w:val="24"/>
                <w:szCs w:val="24"/>
                <w:vertAlign w:val="baseline"/>
                <w:lang w:val="en-US" w:eastAsia="zh-CN"/>
              </w:rPr>
              <w:t>Exergaming</w:t>
            </w:r>
          </w:p>
        </w:tc>
        <w:tc>
          <w:tcPr>
            <w:tcW w:w="5041" w:type="dxa"/>
          </w:tcPr>
          <w:p w14:paraId="594CE75B">
            <w:pPr>
              <w:spacing w:line="480" w:lineRule="auto"/>
              <w:jc w:val="left"/>
              <w:rPr>
                <w:rFonts w:hint="default" w:ascii="Times New Roman Regular" w:hAnsi="Times New Roman Regular" w:eastAsia="宋体" w:cs="Times New Roman Regular"/>
                <w:sz w:val="24"/>
                <w:szCs w:val="24"/>
                <w:vertAlign w:val="baseline"/>
                <w:lang w:val="en-US" w:eastAsia="zh-CN"/>
              </w:rPr>
            </w:pPr>
            <w:r>
              <w:rPr>
                <w:rFonts w:hint="eastAsia" w:ascii="Times New Roman Regular" w:hAnsi="Times New Roman Regular" w:eastAsia="宋体" w:cs="Times New Roman Regular"/>
                <w:sz w:val="24"/>
                <w:szCs w:val="24"/>
                <w:vertAlign w:val="baseline"/>
                <w:lang w:val="en-US" w:eastAsia="zh-CN"/>
              </w:rPr>
              <w:t>Exergaming is a form of entertainment that combines physical activity and video gaming, involving body movements during console play, such as Nintendo Wii and Xbox Kinect</w:t>
            </w:r>
          </w:p>
        </w:tc>
      </w:tr>
      <w:tr w14:paraId="1123B1DD">
        <w:tc>
          <w:tcPr>
            <w:tcW w:w="5041" w:type="dxa"/>
          </w:tcPr>
          <w:p w14:paraId="2CD8CC1F">
            <w:pPr>
              <w:spacing w:line="480" w:lineRule="auto"/>
              <w:jc w:val="left"/>
              <w:rPr>
                <w:rFonts w:hint="default" w:ascii="Times New Roman Regular" w:hAnsi="Times New Roman Regular" w:eastAsia="宋体" w:cs="Times New Roman Regular"/>
                <w:sz w:val="24"/>
                <w:szCs w:val="24"/>
                <w:vertAlign w:val="baseline"/>
                <w:lang w:val="en-US" w:eastAsia="zh-CN"/>
              </w:rPr>
            </w:pPr>
            <w:r>
              <w:rPr>
                <w:rFonts w:hint="eastAsia" w:ascii="Times New Roman Regular" w:hAnsi="Times New Roman Regular" w:eastAsia="宋体" w:cs="Times New Roman Regular"/>
                <w:sz w:val="24"/>
                <w:szCs w:val="24"/>
                <w:vertAlign w:val="baseline"/>
                <w:lang w:val="en-US" w:eastAsia="zh-CN"/>
              </w:rPr>
              <w:t>Mind-body Exercise (MBE)</w:t>
            </w:r>
          </w:p>
        </w:tc>
        <w:tc>
          <w:tcPr>
            <w:tcW w:w="5041" w:type="dxa"/>
          </w:tcPr>
          <w:p w14:paraId="3AAFD4AE">
            <w:pPr>
              <w:spacing w:line="480" w:lineRule="auto"/>
              <w:jc w:val="left"/>
              <w:rPr>
                <w:rFonts w:hint="default" w:ascii="Times New Roman Regular" w:hAnsi="Times New Roman Regular" w:eastAsia="宋体" w:cs="Times New Roman Regular"/>
                <w:sz w:val="24"/>
                <w:szCs w:val="24"/>
                <w:vertAlign w:val="baseline"/>
                <w:lang w:val="en-US" w:eastAsia="zh-CN"/>
              </w:rPr>
            </w:pPr>
            <w:r>
              <w:rPr>
                <w:rFonts w:hint="eastAsia" w:ascii="Times New Roman Regular" w:hAnsi="Times New Roman Regular" w:eastAsia="宋体" w:cs="Times New Roman Regular"/>
                <w:sz w:val="24"/>
                <w:szCs w:val="24"/>
                <w:vertAlign w:val="baseline"/>
                <w:lang w:val="en-US" w:eastAsia="zh-CN"/>
              </w:rPr>
              <w:t>Exercise that is characterized by controlled physical movements, full body stretching, breathing technique, and a meditation component, such as Yoga, Qigong, Tai Chi, and body-oriented or movement-based mind-body intervention</w:t>
            </w:r>
          </w:p>
        </w:tc>
      </w:tr>
      <w:tr w14:paraId="3F8838D2">
        <w:tc>
          <w:tcPr>
            <w:tcW w:w="5041" w:type="dxa"/>
          </w:tcPr>
          <w:p w14:paraId="29A1EC3D">
            <w:pPr>
              <w:spacing w:line="480" w:lineRule="auto"/>
              <w:jc w:val="left"/>
              <w:rPr>
                <w:rFonts w:hint="default" w:ascii="Times New Roman Regular" w:hAnsi="Times New Roman Regular" w:eastAsia="宋体" w:cs="Times New Roman Regular"/>
                <w:sz w:val="24"/>
                <w:szCs w:val="24"/>
                <w:vertAlign w:val="baseline"/>
                <w:lang w:val="en-US" w:eastAsia="zh-CN"/>
              </w:rPr>
            </w:pPr>
            <w:r>
              <w:rPr>
                <w:rFonts w:hint="eastAsia" w:ascii="Times New Roman Regular" w:hAnsi="Times New Roman Regular" w:eastAsia="宋体" w:cs="Times New Roman Regular"/>
                <w:sz w:val="24"/>
                <w:szCs w:val="24"/>
                <w:vertAlign w:val="baseline"/>
                <w:lang w:val="en-US" w:eastAsia="zh-CN"/>
              </w:rPr>
              <w:t>Multi-component Physical Activity (MPA)</w:t>
            </w:r>
          </w:p>
        </w:tc>
        <w:tc>
          <w:tcPr>
            <w:tcW w:w="5041" w:type="dxa"/>
          </w:tcPr>
          <w:p w14:paraId="5A38E572">
            <w:pPr>
              <w:spacing w:line="480" w:lineRule="auto"/>
              <w:jc w:val="left"/>
              <w:rPr>
                <w:rFonts w:hint="default" w:ascii="Times New Roman Regular" w:hAnsi="Times New Roman Regular" w:eastAsia="宋体" w:cs="Times New Roman Regular"/>
                <w:sz w:val="24"/>
                <w:szCs w:val="24"/>
                <w:vertAlign w:val="baseline"/>
                <w:lang w:val="en-US" w:eastAsia="zh-CN"/>
              </w:rPr>
            </w:pPr>
            <w:r>
              <w:rPr>
                <w:rFonts w:hint="eastAsia" w:ascii="Times New Roman Regular" w:hAnsi="Times New Roman Regular" w:eastAsia="宋体" w:cs="Times New Roman Regular"/>
                <w:sz w:val="24"/>
                <w:szCs w:val="24"/>
                <w:vertAlign w:val="baseline"/>
                <w:lang w:val="en-US" w:eastAsia="zh-CN"/>
              </w:rPr>
              <w:t>A combination of more than one type of physical activity, such as racket sports which combines AE and Coordinative physical activities</w:t>
            </w:r>
          </w:p>
        </w:tc>
      </w:tr>
    </w:tbl>
    <w:p w14:paraId="52869CBA">
      <w:pPr>
        <w:spacing w:line="480" w:lineRule="auto"/>
        <w:ind w:left="0" w:leftChars="0" w:firstLine="0" w:firstLineChars="0"/>
        <w:jc w:val="left"/>
        <w:rPr>
          <w:rFonts w:hint="default" w:ascii="Times New Roman Regular" w:hAnsi="Times New Roman Regular" w:eastAsia="宋体" w:cs="Times New Roman Regular"/>
          <w:szCs w:val="24"/>
          <w:lang w:val="en-US" w:eastAsia="zh-CN"/>
        </w:rPr>
      </w:pPr>
      <w:r>
        <w:rPr>
          <w:rFonts w:hint="default" w:ascii="Times New Roman Italic" w:hAnsi="Times New Roman Italic" w:eastAsia="宋体" w:cs="Times New Roman Italic"/>
          <w:i/>
          <w:iCs/>
          <w:szCs w:val="24"/>
          <w:lang w:val="en-US" w:eastAsia="zh-CN"/>
        </w:rPr>
        <w:t>Note</w:t>
      </w:r>
      <w:r>
        <w:rPr>
          <w:rFonts w:hint="eastAsia" w:ascii="Times New Roman Regular" w:hAnsi="Times New Roman Regular" w:eastAsia="宋体" w:cs="Times New Roman Regular"/>
          <w:szCs w:val="24"/>
          <w:lang w:val="en-US" w:eastAsia="zh-CN"/>
        </w:rPr>
        <w:t>. According to Tao et al., 2025.</w:t>
      </w:r>
    </w:p>
    <w:p w14:paraId="2D9D8BA4">
      <w:pPr>
        <w:spacing w:line="480" w:lineRule="auto"/>
        <w:ind w:firstLine="0"/>
        <w:jc w:val="left"/>
        <w:rPr>
          <w:rFonts w:hint="default" w:ascii="Times New Roman Italic" w:hAnsi="Times New Roman Italic" w:eastAsia="宋体" w:cs="Times New Roman Italic"/>
          <w:b w:val="0"/>
          <w:bCs w:val="0"/>
          <w:i/>
          <w:iCs/>
          <w:sz w:val="24"/>
          <w:szCs w:val="24"/>
          <w:lang w:val="en-US" w:eastAsia="zh-CN"/>
        </w:rPr>
      </w:pPr>
      <w:r>
        <w:rPr>
          <w:rFonts w:hint="default" w:ascii="Times New Roman Italic" w:hAnsi="Times New Roman Italic" w:eastAsia="宋体" w:cs="Times New Roman Italic"/>
          <w:b w:val="0"/>
          <w:bCs w:val="0"/>
          <w:i/>
          <w:iCs/>
          <w:sz w:val="24"/>
          <w:szCs w:val="24"/>
          <w:lang w:val="en-US" w:eastAsia="zh-CN"/>
        </w:rPr>
        <w:t>Inclusion and exclusion criteria</w:t>
      </w:r>
    </w:p>
    <w:p w14:paraId="5BB7A62B">
      <w:pPr>
        <w:spacing w:line="480" w:lineRule="auto"/>
        <w:ind w:firstLine="475"/>
        <w:jc w:val="left"/>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Following the population, intervention, comparison, outcome, and study design (PICOS) framework, studies were eligible if they: (1) evaluated an intervention in which physical activity was a core active compone</w:t>
      </w:r>
      <w:r>
        <w:rPr>
          <w:rFonts w:hint="default" w:ascii="Times New Roman Regular" w:hAnsi="Times New Roman Regular" w:eastAsia="Times New Roman" w:cs="Times New Roman Regular"/>
          <w:b w:val="0"/>
          <w:bCs w:val="0"/>
          <w:i w:val="0"/>
          <w:iCs w:val="0"/>
          <w:sz w:val="24"/>
          <w:szCs w:val="24"/>
          <w:lang w:val="en-US" w:eastAsia="zh-CN"/>
        </w:rPr>
        <w:t>n</w:t>
      </w:r>
      <w:r>
        <w:rPr>
          <w:rFonts w:hint="default" w:ascii="Times New Roman" w:hAnsi="Times New Roman" w:eastAsia="宋体" w:cs="Times New Roman"/>
          <w:b w:val="0"/>
          <w:bCs w:val="0"/>
          <w:i w:val="0"/>
          <w:iCs w:val="0"/>
          <w:sz w:val="24"/>
          <w:szCs w:val="24"/>
          <w:lang w:val="en-US" w:eastAsia="zh-CN"/>
        </w:rPr>
        <w:t>t; (2) reported social physique anxiety (SPA) as an outcome using the Social Physique Anxiety Scale (SPAS) or another measure explicitly assessing SPA; and (3) provided sufficient information to identify the physical activity intervention and SPA outcome. No restrictions were applied to participant age, sex, study setting, intervention duration, or study design at the screening stage.</w:t>
      </w:r>
    </w:p>
    <w:p w14:paraId="3F2342DC">
      <w:pPr>
        <w:spacing w:line="480" w:lineRule="auto"/>
        <w:ind w:firstLine="475"/>
        <w:jc w:val="left"/>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 xml:space="preserve">Studies were excluded if they: (1) were observational or cross-sectional studies examining only the association between physical activity and SPA without an intervention; (2) did not implement a physical </w:t>
      </w:r>
      <w:r>
        <w:rPr>
          <w:rFonts w:hint="default" w:ascii="Times New Roman Regular" w:hAnsi="Times New Roman Regular" w:eastAsia="Times New Roman" w:cs="Times New Roman Regular"/>
          <w:b w:val="0"/>
          <w:bCs w:val="0"/>
          <w:i w:val="0"/>
          <w:iCs w:val="0"/>
          <w:sz w:val="24"/>
          <w:szCs w:val="24"/>
          <w:lang w:val="en-US" w:eastAsia="zh-CN"/>
        </w:rPr>
        <w:t xml:space="preserve">activity </w:t>
      </w:r>
      <w:r>
        <w:rPr>
          <w:rFonts w:hint="default" w:ascii="Times New Roman" w:hAnsi="Times New Roman" w:eastAsia="宋体" w:cs="Times New Roman"/>
          <w:b w:val="0"/>
          <w:bCs w:val="0"/>
          <w:i w:val="0"/>
          <w:iCs w:val="0"/>
          <w:sz w:val="24"/>
          <w:szCs w:val="24"/>
          <w:lang w:val="en-US" w:eastAsia="zh-CN"/>
        </w:rPr>
        <w:t>intervention, or combined physical activity with other interventions in a way that prevented the independent effect of physical activity from being identified; (3) reported only related outcomes, such as general anxiety, body image, body dissatisfaction, or physical self-esteem, without a distinct SPA outcome; or (4) were reviews, systematic reviews, meta-analyses, protocols, editorials, letters, case reports, or conference abstracts without usable intervention data.</w:t>
      </w:r>
    </w:p>
    <w:p w14:paraId="594CA9A3">
      <w:pPr>
        <w:spacing w:line="480" w:lineRule="auto"/>
        <w:ind w:firstLine="0"/>
        <w:jc w:val="left"/>
        <w:rPr>
          <w:rFonts w:hint="default"/>
          <w:lang w:eastAsia="zh-CN"/>
        </w:rPr>
      </w:pPr>
      <w:r>
        <w:rPr>
          <w:rFonts w:hint="eastAsia" w:ascii="Times New Roman Italic" w:hAnsi="Times New Roman Italic" w:cs="Times New Roman Italic"/>
          <w:b w:val="0"/>
          <w:bCs w:val="0"/>
          <w:i/>
          <w:iCs/>
          <w:szCs w:val="24"/>
          <w:lang w:eastAsia="zh-CN"/>
        </w:rPr>
        <w:t>Data Extraction</w:t>
      </w:r>
    </w:p>
    <w:p w14:paraId="277CF4EA">
      <w:pPr>
        <w:spacing w:line="480" w:lineRule="auto"/>
        <w:ind w:firstLine="475"/>
        <w:jc w:val="left"/>
        <w:rPr>
          <w:rFonts w:hint="default" w:eastAsia="宋体"/>
          <w:szCs w:val="24"/>
          <w:lang w:eastAsia="zh-CN"/>
        </w:rPr>
      </w:pPr>
      <w:r>
        <w:rPr>
          <w:rFonts w:hint="default" w:eastAsia="宋体"/>
          <w:szCs w:val="24"/>
          <w:lang w:eastAsia="zh-CN"/>
        </w:rPr>
        <w:t>Data will be independently extracted by two reviewers using a standardised data extraction form. Extracted information will include study characteristics (author, publication year, country, and study design), participant characteristics (sample size, age, sex, and other relevant population characteristics), and intervention characteristics (type of physical activity, specific activities, intervention duration, frequency, session duration, intensity, and comparator where applicable). Physical activity interventions will initially be classified into four prespecified categories—aerobic exercise (AE), multi-component physical activity (MPA), mind-body exercise (MBE), and exergaming—based on the characteristics of the intervention described in each study. Information required for the planned moderator analyses, including relevant participant, intervention, and study characteristics, will also be extracted when reported. For each SPA outcome, the measurement instrument, assessment time point, sample size, mean, standard deviation, and other statistics required to calculate an effect size will be recorded. Disagreements between reviewers will be resolved through discussion, with consultation of a third reviewer when necessary. Where relevant information or outcome data are missing or unclear, the corresponding authors will be contacted for clarification or additional data.</w:t>
      </w:r>
    </w:p>
    <w:p w14:paraId="38404B62">
      <w:pPr>
        <w:spacing w:line="480" w:lineRule="auto"/>
        <w:ind w:firstLine="0"/>
        <w:jc w:val="left"/>
        <w:rPr>
          <w:rFonts w:hint="default" w:eastAsia="宋体"/>
          <w:szCs w:val="24"/>
          <w:lang w:eastAsia="zh-CN"/>
        </w:rPr>
      </w:pPr>
      <w:r>
        <w:rPr>
          <w:rFonts w:hint="eastAsia" w:ascii="Times New Roman Italic" w:hAnsi="Times New Roman Italic" w:cs="Times New Roman Italic"/>
          <w:i/>
          <w:iCs/>
          <w:szCs w:val="24"/>
          <w:lang w:eastAsia="zh-CN"/>
        </w:rPr>
        <w:t>Outcomes</w:t>
      </w:r>
    </w:p>
    <w:p w14:paraId="064FD77A">
      <w:pPr>
        <w:spacing w:line="480" w:lineRule="auto"/>
        <w:ind w:firstLine="475"/>
        <w:jc w:val="left"/>
        <w:rPr>
          <w:rFonts w:hint="default" w:ascii="Times New Roman" w:hAnsi="Times New Roman" w:eastAsia="宋体" w:cs="Times New Roman"/>
          <w:b w:val="0"/>
          <w:bCs w:val="0"/>
          <w:i w:val="0"/>
          <w:iCs w:val="0"/>
          <w:sz w:val="24"/>
          <w:szCs w:val="24"/>
          <w:lang w:val="en-US" w:eastAsia="zh-CN"/>
        </w:rPr>
      </w:pPr>
      <w:r>
        <w:rPr>
          <w:rFonts w:hint="default" w:eastAsia="宋体"/>
          <w:szCs w:val="24"/>
          <w:lang w:eastAsia="zh-CN"/>
        </w:rPr>
        <w:t>The primary outcome will be social physique anxiety (SPA), assessed using the Social Physique Anxiety Scale (SPAS) or another measure explicitly designed to assess SPA. Studies reporting broader constructs such as general anxiety, body image, body dissatisfaction, or physical self-esteem will not be treated as reporting SPA unless a distinct SPA outcome is available. All eligible SPA assessment time points will be extracted where reported. The distribution of outcome measures and assessment time points across the included studies will first be examined before determining the most appropriate approach for quantitative synthesis.</w:t>
      </w:r>
    </w:p>
    <w:p w14:paraId="4E2CC63B">
      <w:pPr>
        <w:pStyle w:val="3"/>
        <w:keepNext/>
        <w:keepLines/>
        <w:spacing w:line="480" w:lineRule="auto"/>
        <w:rPr>
          <w:rFonts w:ascii="Times New Roman Italic" w:hAnsi="Times New Roman Italic" w:cs="Times New Roman Italic"/>
          <w:b w:val="0"/>
          <w:bCs w:val="0"/>
          <w:i/>
          <w:iCs/>
          <w:szCs w:val="24"/>
        </w:rPr>
      </w:pPr>
      <w:r>
        <w:rPr>
          <w:rFonts w:ascii="Times New Roman Italic" w:hAnsi="Times New Roman Italic" w:eastAsia="Times New Roman" w:cs="Times New Roman Italic"/>
          <w:b w:val="0"/>
          <w:bCs w:val="0"/>
          <w:i/>
          <w:iCs/>
          <w:sz w:val="24"/>
          <w:szCs w:val="24"/>
        </w:rPr>
        <w:t>Statistical Analysis</w:t>
      </w:r>
    </w:p>
    <w:p w14:paraId="37AE654A">
      <w:pPr>
        <w:spacing w:line="480" w:lineRule="auto"/>
        <w:ind w:firstLine="475"/>
        <w:jc w:val="left"/>
        <w:rPr>
          <w:rFonts w:hint="eastAsia" w:ascii="Times New Roman Regular" w:hAnsi="Times New Roman Regular" w:eastAsia="Times New Roman" w:cs="Times New Roman Regular"/>
          <w:sz w:val="24"/>
          <w:szCs w:val="24"/>
        </w:rPr>
      </w:pPr>
      <w:r>
        <w:rPr>
          <w:rFonts w:hint="eastAsia" w:ascii="Times New Roman Regular" w:hAnsi="Times New Roman Regular" w:eastAsia="Times New Roman" w:cs="Times New Roman Regular"/>
          <w:sz w:val="24"/>
          <w:szCs w:val="24"/>
        </w:rPr>
        <w:t>The primary effect measure will be the standardised mean difference expressed as Hedges’ g, allowing effect estimates to be synthesised across different SPA measures while correcting for small-sample bias (Hedges &amp; Olkin, 1985). Effect directions will be coded consistently so that negative values indicate lower SPA following the physical activity intervention. Where sufficient comparable data are available, pooled effect estimates and 95% confidence intervals will be calculated using random-effects models, as intervention effects are expected to vary across populations, physical activity interventions, settings, and study characteristics. Between-study variance (τ²) will be estimated using restricted maximum likelihood (REML), and statistical heterogeneity will be assessed using τ², I², and Cochran’s Q. A 95% prediction interval will also be reported when sufficient studies are available and its interpretation is meaningful (Deeks et al., 2024).</w:t>
      </w:r>
    </w:p>
    <w:p w14:paraId="70EAF0E9">
      <w:pPr>
        <w:spacing w:line="480" w:lineRule="auto"/>
        <w:ind w:firstLine="475"/>
        <w:jc w:val="left"/>
        <w:rPr>
          <w:rFonts w:hint="eastAsia" w:ascii="Times New Roman Regular" w:hAnsi="Times New Roman Regular" w:eastAsia="Times New Roman" w:cs="Times New Roman Regular"/>
          <w:sz w:val="24"/>
          <w:szCs w:val="24"/>
        </w:rPr>
      </w:pPr>
      <w:r>
        <w:rPr>
          <w:rFonts w:hint="eastAsia" w:ascii="Times New Roman Regular" w:hAnsi="Times New Roman Regular" w:eastAsia="Times New Roman" w:cs="Times New Roman Regular"/>
          <w:sz w:val="24"/>
          <w:szCs w:val="24"/>
        </w:rPr>
        <w:t>To address RQ1, the overall effect of physical activity interventions on SPA will first be quantitatively synthesised where studies provide sufficiently comparable data. To address RQ2, subgroup analyses will compare effect estimates across the four prespecified physical activity intervention categories: aerobic exercise, multi-component physical activity, mind-body exercise, and exergaming. These comparisons will be conducted only when sufficient independent studies are available within relevant intervention categories. To address RQ3, exploratory subgroup analyses or meta-regression will be conducted, where supported by the available evidence, to examine whether participant, intervention, or study characteristics explain variation in effect estimates. Potential moderators will be selected according to their theoretical relevance, availability across the included studies, and sufficient variation in the extracted data rather than being assumed to be analysable in advance.</w:t>
      </w:r>
      <w:r>
        <w:rPr>
          <w:rFonts w:hint="eastAsia" w:ascii="Times New Roman Regular" w:hAnsi="Times New Roman Regular" w:eastAsia="宋体" w:cs="Times New Roman Regular"/>
          <w:sz w:val="24"/>
          <w:szCs w:val="24"/>
          <w:lang w:val="en-US" w:eastAsia="zh-CN"/>
        </w:rPr>
        <w:t xml:space="preserve"> </w:t>
      </w:r>
      <w:r>
        <w:rPr>
          <w:rFonts w:hint="eastAsia" w:ascii="Times New Roman Regular" w:hAnsi="Times New Roman Regular" w:cs="Times New Roman Regular"/>
          <w:szCs w:val="24"/>
        </w:rPr>
        <w:t>Sensitivity analyses will be conducted where appropriate to examine the robustness of the findings, including the influence of individual studies, study design, and risk of bias. Where a sufficient number of independent studies are available within a synthesis, small-study effects and potential publication bias will be examined using appropriate graphical and statistical methods. If substantial clinical or methodological heterogeneity prevents meaningful quantitative pooling, the relevant findings will be synthesised narratively rather than combined into a single pooled estimate.</w:t>
      </w:r>
    </w:p>
    <w:p w14:paraId="275D74E2">
      <w:pPr>
        <w:pStyle w:val="3"/>
        <w:keepNext/>
        <w:keepLines/>
        <w:spacing w:line="480" w:lineRule="auto"/>
        <w:rPr>
          <w:rFonts w:ascii="Times New Roman Italic" w:hAnsi="Times New Roman Italic" w:cs="Times New Roman Italic"/>
          <w:b w:val="0"/>
          <w:bCs w:val="0"/>
          <w:i/>
          <w:iCs/>
          <w:szCs w:val="24"/>
        </w:rPr>
      </w:pPr>
      <w:r>
        <w:rPr>
          <w:rFonts w:ascii="Times New Roman Italic" w:hAnsi="Times New Roman Italic" w:eastAsia="Times New Roman" w:cs="Times New Roman Italic"/>
          <w:b w:val="0"/>
          <w:bCs w:val="0"/>
          <w:i/>
          <w:iCs/>
          <w:sz w:val="24"/>
          <w:szCs w:val="24"/>
        </w:rPr>
        <w:t>Expected Research Value</w:t>
      </w:r>
    </w:p>
    <w:p w14:paraId="53D5792C">
      <w:pPr>
        <w:spacing w:line="480" w:lineRule="auto"/>
        <w:ind w:firstLine="480" w:firstLineChars="200"/>
        <w:jc w:val="left"/>
        <w:rPr>
          <w:rFonts w:ascii="Times New Roman Regular" w:hAnsi="Times New Roman Regular" w:eastAsia="Times New Roman" w:cs="Times New Roman Regular"/>
          <w:sz w:val="24"/>
          <w:szCs w:val="24"/>
        </w:rPr>
      </w:pPr>
      <w:r>
        <w:rPr>
          <w:rFonts w:hint="eastAsia" w:ascii="Times New Roman Regular" w:hAnsi="Times New Roman Regular" w:eastAsia="Times New Roman" w:cs="Times New Roman Regular"/>
          <w:sz w:val="24"/>
          <w:szCs w:val="24"/>
        </w:rPr>
        <w:t>This review will provide a focused synthesis of the effects of physical activity interventions on social physique anxiety (SPA) without conflating SPA with broader body-image outcomes. By synthesising the overall intervention effect and comparing four prespecified types of physical activity interventions—aerobic exercise, multi-component physical activity, mind-body exercise, and exergaming—the review will clarify whether intervention effects differ across physical activity approaches. It will also explore whether participant, intervention, and study characteristics contribute to variation in intervention effects where sufficient evidence is available. The findings may strengthen the current evidence base, identify promising physical activity approaches for reducing SPA, and inform the development of future physical activity interventions targeting social physique anxiety.</w:t>
      </w:r>
    </w:p>
    <w:p w14:paraId="624BA67C">
      <w:pPr>
        <w:spacing w:line="480" w:lineRule="auto"/>
        <w:ind w:firstLine="0"/>
        <w:jc w:val="left"/>
        <w:rPr>
          <w:rFonts w:ascii="Times New Roman Regular" w:hAnsi="Times New Roman Regular" w:eastAsia="Times New Roman" w:cs="Times New Roman Regular"/>
          <w:sz w:val="24"/>
          <w:szCs w:val="24"/>
        </w:rPr>
      </w:pPr>
    </w:p>
    <w:p w14:paraId="5325C373">
      <w:pPr>
        <w:pStyle w:val="3"/>
        <w:keepNext/>
        <w:keepLines/>
        <w:spacing w:line="480" w:lineRule="auto"/>
        <w:jc w:val="center"/>
        <w:rPr>
          <w:rFonts w:ascii="Times New Roman Bold" w:hAnsi="Times New Roman Bold" w:cs="Times New Roman Bold"/>
          <w:szCs w:val="24"/>
        </w:rPr>
      </w:pPr>
      <w:r>
        <w:rPr>
          <w:rFonts w:ascii="Times New Roman Bold" w:hAnsi="Times New Roman Bold" w:eastAsia="Times New Roman" w:cs="Times New Roman Bold"/>
          <w:b/>
          <w:sz w:val="24"/>
          <w:szCs w:val="24"/>
        </w:rPr>
        <w:t>References</w:t>
      </w:r>
    </w:p>
    <w:p w14:paraId="3ED90767">
      <w:pPr>
        <w:keepLines/>
        <w:spacing w:after="0" w:line="480" w:lineRule="auto"/>
        <w:ind w:left="720" w:hanging="720"/>
        <w:rPr>
          <w:rFonts w:ascii="Times New Roman Regular" w:hAnsi="Times New Roman Regular" w:eastAsia="Times New Roman" w:cs="Times New Roman Regular"/>
          <w:i w:val="0"/>
          <w:sz w:val="24"/>
          <w:szCs w:val="24"/>
        </w:rPr>
      </w:pPr>
      <w:r>
        <w:rPr>
          <w:rFonts w:hint="eastAsia" w:eastAsia="宋体"/>
          <w:lang w:val="en-US" w:eastAsia="zh-CN"/>
        </w:rPr>
        <w:t xml:space="preserve">Appelbaum, M., Cooper, H., Kline, R. B., Mayo-Wilson, E., Nezu, A. M., &amp; Rao, S. M. (2018). Journal article reporting standards for quantitative research in psychology: The APA Publications and Communications Board task force report. </w:t>
      </w:r>
      <w:r>
        <w:rPr>
          <w:rFonts w:hint="default" w:ascii="Times New Roman Italic" w:hAnsi="Times New Roman Italic" w:eastAsia="宋体" w:cs="Times New Roman Italic"/>
          <w:i/>
          <w:iCs/>
          <w:lang w:val="en-US" w:eastAsia="zh-CN"/>
        </w:rPr>
        <w:t>American Psychologist, 73</w:t>
      </w:r>
      <w:r>
        <w:rPr>
          <w:rFonts w:hint="eastAsia" w:eastAsia="宋体"/>
          <w:lang w:val="en-US" w:eastAsia="zh-CN"/>
        </w:rPr>
        <w:t xml:space="preserve">(1), 3. </w:t>
      </w:r>
      <w:r>
        <w:rPr>
          <w:rFonts w:hint="eastAsia" w:eastAsia="宋体"/>
          <w:lang w:val="en-US" w:eastAsia="zh-CN"/>
        </w:rPr>
        <w:fldChar w:fldCharType="begin"/>
      </w:r>
      <w:r>
        <w:rPr>
          <w:rFonts w:hint="eastAsia" w:eastAsia="宋体"/>
          <w:lang w:val="en-US" w:eastAsia="zh-CN"/>
        </w:rPr>
        <w:instrText xml:space="preserve"> HYPERLINK "https://psycnet.apa.org/doi/10.1037/amp0000389" </w:instrText>
      </w:r>
      <w:r>
        <w:rPr>
          <w:rFonts w:hint="eastAsia" w:eastAsia="宋体"/>
          <w:lang w:val="en-US" w:eastAsia="zh-CN"/>
        </w:rPr>
        <w:fldChar w:fldCharType="separate"/>
      </w:r>
      <w:r>
        <w:rPr>
          <w:rStyle w:val="136"/>
          <w:rFonts w:hint="eastAsia" w:eastAsia="宋体"/>
          <w:lang w:val="en-US" w:eastAsia="zh-CN"/>
        </w:rPr>
        <w:t>https://psycnet.apa.org/doi/10.1037/amp0000389</w:t>
      </w:r>
      <w:r>
        <w:rPr>
          <w:rFonts w:hint="eastAsia" w:eastAsia="宋体"/>
          <w:lang w:val="en-US" w:eastAsia="zh-CN"/>
        </w:rPr>
        <w:fldChar w:fldCharType="end"/>
      </w:r>
    </w:p>
    <w:p w14:paraId="6AA970FA">
      <w:pPr>
        <w:keepLines/>
        <w:spacing w:after="0" w:line="480" w:lineRule="auto"/>
        <w:ind w:left="720" w:hanging="720"/>
        <w:rPr>
          <w:rFonts w:hint="eastAsia" w:eastAsia="宋体"/>
          <w:lang w:val="en-US" w:eastAsia="zh-CN"/>
        </w:rPr>
      </w:pPr>
      <w:r>
        <w:rPr>
          <w:rFonts w:ascii="Times New Roman Regular" w:hAnsi="Times New Roman Regular" w:eastAsia="Times New Roman" w:cs="Times New Roman Regular"/>
          <w:i w:val="0"/>
          <w:sz w:val="24"/>
          <w:szCs w:val="24"/>
        </w:rPr>
        <w:t xml:space="preserve">Deeks, J. J., Higgins, J. P. T., Altman, D. G., McKenzie, J. E., &amp; Veroniki, A. A. (2024). Chapter 10: Analysing data and undertaking meta-analyses. In J. P. T. Higgins, J. Thomas, J. Chandler, M. Cumpston, T. Li, M. J. Page, et al. (Eds.), </w:t>
      </w:r>
      <w:r>
        <w:rPr>
          <w:rFonts w:ascii="Times New Roman Regular" w:hAnsi="Times New Roman Regular" w:eastAsia="Times New Roman" w:cs="Times New Roman Regular"/>
          <w:i/>
          <w:iCs w:val="0"/>
          <w:sz w:val="24"/>
          <w:szCs w:val="24"/>
        </w:rPr>
        <w:t>C</w:t>
      </w:r>
      <w:r>
        <w:rPr>
          <w:rFonts w:ascii="Times New Roman Italic" w:hAnsi="Times New Roman Italic" w:eastAsia="Times New Roman" w:cs="Times New Roman Italic"/>
          <w:i/>
          <w:iCs w:val="0"/>
          <w:sz w:val="24"/>
          <w:szCs w:val="24"/>
        </w:rPr>
        <w:t>ochrane Handbook for Systematic Reviews of Interventions</w:t>
      </w:r>
      <w:r>
        <w:rPr>
          <w:rFonts w:ascii="Times New Roman Regular" w:hAnsi="Times New Roman Regular" w:eastAsia="Times New Roman" w:cs="Times New Roman Regular"/>
          <w:i w:val="0"/>
          <w:sz w:val="24"/>
          <w:szCs w:val="24"/>
        </w:rPr>
        <w:t xml:space="preserve"> (Version 6.5). Cochrane.</w:t>
      </w:r>
      <w:r>
        <w:rPr>
          <w:rFonts w:hint="eastAsia" w:ascii="Times New Roman Regular" w:hAnsi="Times New Roman Regular" w:eastAsia="宋体" w:cs="Times New Roman Regular"/>
          <w:i w:val="0"/>
          <w:sz w:val="24"/>
          <w:szCs w:val="24"/>
          <w:lang w:val="en-US" w:eastAsia="zh-CN"/>
        </w:rPr>
        <w:t xml:space="preserve"> </w:t>
      </w:r>
      <w:r>
        <w:rPr>
          <w:rFonts w:hint="eastAsia"/>
        </w:rPr>
        <w:t>https://www.cochrane.org/authors/handbooks-and-manuals/handbook/current/chapter-10</w:t>
      </w:r>
      <w:r>
        <w:rPr>
          <w:rFonts w:hint="eastAsia" w:eastAsia="宋体"/>
          <w:lang w:val="en-US" w:eastAsia="zh-CN"/>
        </w:rPr>
        <w:t xml:space="preserve"> </w:t>
      </w:r>
    </w:p>
    <w:p w14:paraId="18C967DD">
      <w:pPr>
        <w:keepLines/>
        <w:spacing w:after="0" w:line="480" w:lineRule="auto"/>
        <w:ind w:left="720" w:hanging="720"/>
        <w:rPr>
          <w:rFonts w:ascii="Times New Roman Regular" w:hAnsi="Times New Roman Regular" w:cs="Times New Roman Regular"/>
          <w:szCs w:val="24"/>
        </w:rPr>
      </w:pPr>
      <w:r>
        <w:rPr>
          <w:rFonts w:ascii="Times New Roman Regular" w:hAnsi="Times New Roman Regular" w:eastAsia="Times New Roman" w:cs="Times New Roman Regular"/>
          <w:i w:val="0"/>
          <w:sz w:val="24"/>
          <w:szCs w:val="24"/>
        </w:rPr>
        <w:t xml:space="preserve">Hart, E. A., Leary, M. R., &amp; Rejeski, W. J. (1989). The measurement of social physique anxiety. </w:t>
      </w:r>
      <w:r>
        <w:rPr>
          <w:rFonts w:ascii="Times New Roman Regular" w:hAnsi="Times New Roman Regular" w:eastAsia="Times New Roman" w:cs="Times New Roman Regular"/>
          <w:i/>
          <w:sz w:val="24"/>
          <w:szCs w:val="24"/>
        </w:rPr>
        <w:t>Journal of Sport and Exercise Psychology, 11</w:t>
      </w:r>
      <w:r>
        <w:rPr>
          <w:rFonts w:ascii="Times New Roman Regular" w:hAnsi="Times New Roman Regular" w:eastAsia="Times New Roman" w:cs="Times New Roman Regular"/>
          <w:i w:val="0"/>
          <w:sz w:val="24"/>
          <w:szCs w:val="24"/>
        </w:rPr>
        <w:t xml:space="preserve">(1), 94–104.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"https://doi.org/10.1123/jsep.11.1.94" </w:instrText>
      </w:r>
      <w:r>
        <w:rPr>
          <w:rFonts w:ascii="Times New Roman Regular" w:hAnsi="Times New Roman Regular" w:eastAsia="Times New Roman" w:cs="Times New Roman Regular"/>
          <w:i w:val="0"/>
          <w:sz w:val="24"/>
          <w:szCs w:val="24"/>
        </w:rPr>
        <w:fldChar w:fldCharType="separate"/>
      </w:r>
      <w:r>
        <w:rPr>
          <w:rStyle w:val="136"/>
          <w:rFonts w:ascii="Times New Roman Regular" w:hAnsi="Times New Roman Regular" w:eastAsia="Times New Roman" w:cs="Times New Roman Regular"/>
          <w:i w:val="0"/>
          <w:sz w:val="24"/>
          <w:szCs w:val="24"/>
        </w:rPr>
        <w:t>https://doi.org/10.1123/jsep.11.1.94</w:t>
      </w:r>
      <w:r>
        <w:rPr>
          <w:rFonts w:ascii="Times New Roman Regular" w:hAnsi="Times New Roman Regular" w:eastAsia="Times New Roman" w:cs="Times New Roman Regular"/>
          <w:i w:val="0"/>
          <w:sz w:val="24"/>
          <w:szCs w:val="24"/>
        </w:rPr>
        <w:fldChar w:fldCharType="end"/>
      </w:r>
    </w:p>
    <w:p w14:paraId="085D61C1">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Hausenblas, H. A., &amp; Fallon, E. A. (2006). Exercise and body image: A meta-analysis. </w:t>
      </w:r>
      <w:r>
        <w:rPr>
          <w:rFonts w:ascii="Times New Roman Italic" w:hAnsi="Times New Roman Italic" w:eastAsia="Times New Roman" w:cs="Times New Roman Italic"/>
          <w:i/>
          <w:iCs w:val="0"/>
          <w:sz w:val="24"/>
          <w:szCs w:val="24"/>
        </w:rPr>
        <w:t>Psychology &amp; Health, 21</w:t>
      </w:r>
      <w:r>
        <w:rPr>
          <w:rFonts w:ascii="Times New Roman Regular" w:hAnsi="Times New Roman Regular" w:eastAsia="Times New Roman" w:cs="Times New Roman Regular"/>
          <w:i w:val="0"/>
          <w:sz w:val="24"/>
          <w:szCs w:val="24"/>
        </w:rPr>
        <w:t xml:space="preserve">(1), 33–47.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"https://doi.org/10.1080/14768320500105270" </w:instrText>
      </w:r>
      <w:r>
        <w:rPr>
          <w:rFonts w:ascii="Times New Roman Regular" w:hAnsi="Times New Roman Regular" w:eastAsia="Times New Roman" w:cs="Times New Roman Regular"/>
          <w:i w:val="0"/>
          <w:sz w:val="24"/>
          <w:szCs w:val="24"/>
        </w:rPr>
        <w:fldChar w:fldCharType="separate"/>
      </w:r>
      <w:r>
        <w:rPr>
          <w:rStyle w:val="136"/>
          <w:rFonts w:ascii="Times New Roman Regular" w:hAnsi="Times New Roman Regular" w:eastAsia="Times New Roman" w:cs="Times New Roman Regular"/>
          <w:i w:val="0"/>
          <w:sz w:val="24"/>
          <w:szCs w:val="24"/>
        </w:rPr>
        <w:t>https://doi.org/10.1080/14768320500105270</w:t>
      </w:r>
      <w:r>
        <w:rPr>
          <w:rFonts w:ascii="Times New Roman Regular" w:hAnsi="Times New Roman Regular" w:eastAsia="Times New Roman" w:cs="Times New Roman Regular"/>
          <w:i w:val="0"/>
          <w:sz w:val="24"/>
          <w:szCs w:val="24"/>
        </w:rPr>
        <w:fldChar w:fldCharType="end"/>
      </w:r>
    </w:p>
    <w:p w14:paraId="18FA369F">
      <w:pPr>
        <w:keepLines/>
        <w:spacing w:after="0" w:line="480" w:lineRule="auto"/>
        <w:ind w:left="720" w:hanging="720"/>
        <w:rPr>
          <w:rFonts w:ascii="Times New Roman Regular" w:hAnsi="Times New Roman Regular" w:cs="Times New Roman Regular"/>
          <w:szCs w:val="24"/>
        </w:rPr>
      </w:pPr>
      <w:r>
        <w:rPr>
          <w:rFonts w:ascii="Times New Roman Regular" w:hAnsi="Times New Roman Regular" w:eastAsia="Times New Roman" w:cs="Times New Roman Regular"/>
          <w:i w:val="0"/>
          <w:sz w:val="24"/>
          <w:szCs w:val="24"/>
        </w:rPr>
        <w:t xml:space="preserve">Hedges, L. V., &amp; Olkin, I. (1985). </w:t>
      </w:r>
      <w:r>
        <w:rPr>
          <w:rFonts w:ascii="Times New Roman Italic" w:hAnsi="Times New Roman Italic" w:eastAsia="Times New Roman" w:cs="Times New Roman Italic"/>
          <w:i/>
          <w:iCs w:val="0"/>
          <w:sz w:val="24"/>
          <w:szCs w:val="24"/>
        </w:rPr>
        <w:t>Statistical methods for meta-analysis</w:t>
      </w:r>
      <w:r>
        <w:rPr>
          <w:rFonts w:ascii="Times New Roman Regular" w:hAnsi="Times New Roman Regular" w:eastAsia="Times New Roman" w:cs="Times New Roman Regular"/>
          <w:i w:val="0"/>
          <w:sz w:val="24"/>
          <w:szCs w:val="24"/>
        </w:rPr>
        <w:t>. Academic Press.</w:t>
      </w:r>
      <w:r>
        <w:rPr>
          <w:rFonts w:hint="eastAsia" w:eastAsia="宋体"/>
          <w:lang w:val="en-US" w:eastAsia="zh-CN"/>
        </w:rPr>
        <w:t xml:space="preserve"> https://doi.org/10.1016/C2009-0-03396-0</w:t>
      </w:r>
    </w:p>
    <w:p w14:paraId="62ACE2AD">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Li, J., Wang, N., Liu, Y., Luo, X., &amp; Lu, C. (2026). The relationship between social physique anxiety and physical activity in adolescence and young adulthood: A meta-analysis. </w:t>
      </w:r>
      <w:r>
        <w:rPr>
          <w:rFonts w:ascii="Times New Roman Italic" w:hAnsi="Times New Roman Italic" w:eastAsia="Times New Roman" w:cs="Times New Roman Italic"/>
          <w:i/>
          <w:iCs w:val="0"/>
          <w:sz w:val="24"/>
          <w:szCs w:val="24"/>
        </w:rPr>
        <w:t>Current Psychology, 45</w:t>
      </w:r>
      <w:r>
        <w:rPr>
          <w:rFonts w:ascii="Times New Roman Regular" w:hAnsi="Times New Roman Regular" w:eastAsia="Times New Roman" w:cs="Times New Roman Regular"/>
          <w:i w:val="0"/>
          <w:sz w:val="24"/>
          <w:szCs w:val="24"/>
        </w:rPr>
        <w:t xml:space="preserve">(12), 1144.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"https://doi.org/10.1007/s12144-026-09661-x" </w:instrText>
      </w:r>
      <w:r>
        <w:rPr>
          <w:rFonts w:ascii="Times New Roman Regular" w:hAnsi="Times New Roman Regular" w:eastAsia="Times New Roman" w:cs="Times New Roman Regular"/>
          <w:i w:val="0"/>
          <w:sz w:val="24"/>
          <w:szCs w:val="24"/>
        </w:rPr>
        <w:fldChar w:fldCharType="separate"/>
      </w:r>
      <w:r>
        <w:rPr>
          <w:rStyle w:val="136"/>
          <w:rFonts w:ascii="Times New Roman Regular" w:hAnsi="Times New Roman Regular" w:eastAsia="Times New Roman" w:cs="Times New Roman Regular"/>
          <w:i w:val="0"/>
          <w:sz w:val="24"/>
          <w:szCs w:val="24"/>
        </w:rPr>
        <w:t>https://doi.org/10.1007/s12144-026-09661-x</w:t>
      </w:r>
      <w:r>
        <w:rPr>
          <w:rFonts w:ascii="Times New Roman Regular" w:hAnsi="Times New Roman Regular" w:eastAsia="Times New Roman" w:cs="Times New Roman Regular"/>
          <w:i w:val="0"/>
          <w:sz w:val="24"/>
          <w:szCs w:val="24"/>
        </w:rPr>
        <w:fldChar w:fldCharType="end"/>
      </w:r>
    </w:p>
    <w:p w14:paraId="3F2BAAA5">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Lindwall, M., &amp; Lindgren, E.-C. (2005). The effects of a 6-month exercise intervention programme on physical self-perceptions and social physique anxiety in non-physically active adolescent Swedish girls. </w:t>
      </w:r>
      <w:r>
        <w:rPr>
          <w:rFonts w:ascii="Times New Roman Italic" w:hAnsi="Times New Roman Italic" w:eastAsia="Times New Roman" w:cs="Times New Roman Italic"/>
          <w:i/>
          <w:iCs w:val="0"/>
          <w:sz w:val="24"/>
          <w:szCs w:val="24"/>
        </w:rPr>
        <w:t>Psychology of Sport and Exercise, 6</w:t>
      </w:r>
      <w:r>
        <w:rPr>
          <w:rFonts w:ascii="Times New Roman Regular" w:hAnsi="Times New Roman Regular" w:eastAsia="Times New Roman" w:cs="Times New Roman Regular"/>
          <w:i w:val="0"/>
          <w:sz w:val="24"/>
          <w:szCs w:val="24"/>
        </w:rPr>
        <w:t xml:space="preserve">(6), 643–658.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"https://doi.org/10.1016/j.psychsport.2005.03.003" </w:instrText>
      </w:r>
      <w:r>
        <w:rPr>
          <w:rFonts w:ascii="Times New Roman Regular" w:hAnsi="Times New Roman Regular" w:eastAsia="Times New Roman" w:cs="Times New Roman Regular"/>
          <w:i w:val="0"/>
          <w:sz w:val="24"/>
          <w:szCs w:val="24"/>
        </w:rPr>
        <w:fldChar w:fldCharType="separate"/>
      </w:r>
      <w:r>
        <w:rPr>
          <w:rStyle w:val="136"/>
          <w:rFonts w:ascii="Times New Roman Regular" w:hAnsi="Times New Roman Regular" w:eastAsia="Times New Roman" w:cs="Times New Roman Regular"/>
          <w:i w:val="0"/>
          <w:sz w:val="24"/>
          <w:szCs w:val="24"/>
        </w:rPr>
        <w:t>https://doi.org/10.1016/j.psychsport.2005.03.003</w:t>
      </w:r>
      <w:r>
        <w:rPr>
          <w:rFonts w:ascii="Times New Roman Regular" w:hAnsi="Times New Roman Regular" w:eastAsia="Times New Roman" w:cs="Times New Roman Regular"/>
          <w:i w:val="0"/>
          <w:sz w:val="24"/>
          <w:szCs w:val="24"/>
        </w:rPr>
        <w:fldChar w:fldCharType="end"/>
      </w:r>
    </w:p>
    <w:p w14:paraId="79AE8089">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Liu, X., Soh, K. G., &amp; Lu, Y. (2025). Effect of dance on social physique anxiety and physical self-esteem among adults: A systematic review. </w:t>
      </w:r>
      <w:r>
        <w:rPr>
          <w:rFonts w:ascii="Times New Roman Italic" w:hAnsi="Times New Roman Italic" w:eastAsia="Times New Roman" w:cs="Times New Roman Italic"/>
          <w:i/>
          <w:iCs w:val="0"/>
          <w:sz w:val="24"/>
          <w:szCs w:val="24"/>
        </w:rPr>
        <w:t>Frontiers in Psychology, 16</w:t>
      </w:r>
      <w:r>
        <w:rPr>
          <w:rFonts w:ascii="Times New Roman Regular" w:hAnsi="Times New Roman Regular" w:eastAsia="Times New Roman" w:cs="Times New Roman Regular"/>
          <w:i w:val="0"/>
          <w:sz w:val="24"/>
          <w:szCs w:val="24"/>
        </w:rPr>
        <w:t xml:space="preserve">, 1547802.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"https://doi.org/10.3389/fpsyg.2025.1547802" </w:instrText>
      </w:r>
      <w:r>
        <w:rPr>
          <w:rFonts w:ascii="Times New Roman Regular" w:hAnsi="Times New Roman Regular" w:eastAsia="Times New Roman" w:cs="Times New Roman Regular"/>
          <w:i w:val="0"/>
          <w:sz w:val="24"/>
          <w:szCs w:val="24"/>
        </w:rPr>
        <w:fldChar w:fldCharType="separate"/>
      </w:r>
      <w:r>
        <w:rPr>
          <w:rStyle w:val="136"/>
          <w:rFonts w:ascii="Times New Roman Regular" w:hAnsi="Times New Roman Regular" w:eastAsia="Times New Roman" w:cs="Times New Roman Regular"/>
          <w:i w:val="0"/>
          <w:sz w:val="24"/>
          <w:szCs w:val="24"/>
        </w:rPr>
        <w:t>https://doi.org/10.3389/fpsyg.2025.1547802</w:t>
      </w:r>
      <w:r>
        <w:rPr>
          <w:rFonts w:ascii="Times New Roman Regular" w:hAnsi="Times New Roman Regular" w:eastAsia="Times New Roman" w:cs="Times New Roman Regular"/>
          <w:i w:val="0"/>
          <w:sz w:val="24"/>
          <w:szCs w:val="24"/>
        </w:rPr>
        <w:fldChar w:fldCharType="end"/>
      </w:r>
    </w:p>
    <w:p w14:paraId="494E3BD9">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Martin Ginis, K. A., Murru, E., Conlin, C., &amp; Strong, H. A. (2011). Construct validation of a state version of the Social Physique Anxiety Scale among young women.</w:t>
      </w:r>
      <w:r>
        <w:rPr>
          <w:rFonts w:ascii="Times New Roman Italic" w:hAnsi="Times New Roman Italic" w:eastAsia="Times New Roman" w:cs="Times New Roman Italic"/>
          <w:i/>
          <w:iCs/>
          <w:sz w:val="24"/>
          <w:szCs w:val="24"/>
        </w:rPr>
        <w:t xml:space="preserve"> Body Image, 8</w:t>
      </w:r>
      <w:r>
        <w:rPr>
          <w:rFonts w:ascii="Times New Roman Regular" w:hAnsi="Times New Roman Regular" w:eastAsia="Times New Roman" w:cs="Times New Roman Regular"/>
          <w:i w:val="0"/>
          <w:sz w:val="24"/>
          <w:szCs w:val="24"/>
        </w:rPr>
        <w:t xml:space="preserve">(1), 52–57.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"https://doi.org/10.1016/j.bodyim.2010.10.001" </w:instrText>
      </w:r>
      <w:r>
        <w:rPr>
          <w:rFonts w:ascii="Times New Roman Regular" w:hAnsi="Times New Roman Regular" w:eastAsia="Times New Roman" w:cs="Times New Roman Regular"/>
          <w:i w:val="0"/>
          <w:sz w:val="24"/>
          <w:szCs w:val="24"/>
        </w:rPr>
        <w:fldChar w:fldCharType="separate"/>
      </w:r>
      <w:r>
        <w:rPr>
          <w:rStyle w:val="136"/>
          <w:rFonts w:ascii="Times New Roman Regular" w:hAnsi="Times New Roman Regular" w:eastAsia="Times New Roman" w:cs="Times New Roman Regular"/>
          <w:i w:val="0"/>
          <w:sz w:val="24"/>
          <w:szCs w:val="24"/>
        </w:rPr>
        <w:t>https://doi.org/10.1016/j.bodyim.2010.10.001</w:t>
      </w:r>
      <w:r>
        <w:rPr>
          <w:rFonts w:ascii="Times New Roman Regular" w:hAnsi="Times New Roman Regular" w:eastAsia="Times New Roman" w:cs="Times New Roman Regular"/>
          <w:i w:val="0"/>
          <w:sz w:val="24"/>
          <w:szCs w:val="24"/>
        </w:rPr>
        <w:fldChar w:fldCharType="end"/>
      </w:r>
    </w:p>
    <w:p w14:paraId="692B951E">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rFonts w:ascii="Times New Roman Italic" w:hAnsi="Times New Roman Italic" w:eastAsia="Times New Roman" w:cs="Times New Roman Italic"/>
          <w:i/>
          <w:iCs w:val="0"/>
          <w:sz w:val="24"/>
          <w:szCs w:val="24"/>
        </w:rPr>
        <w:t>BMJ, 372</w:t>
      </w:r>
      <w:r>
        <w:rPr>
          <w:rFonts w:ascii="Times New Roman Regular" w:hAnsi="Times New Roman Regular" w:eastAsia="Times New Roman" w:cs="Times New Roman Regular"/>
          <w:i w:val="0"/>
          <w:sz w:val="24"/>
          <w:szCs w:val="24"/>
        </w:rPr>
        <w:t xml:space="preserve">, n71.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"https://doi.org/10.1136/bmj.n71" </w:instrText>
      </w:r>
      <w:r>
        <w:rPr>
          <w:rFonts w:ascii="Times New Roman Regular" w:hAnsi="Times New Roman Regular" w:eastAsia="Times New Roman" w:cs="Times New Roman Regular"/>
          <w:i w:val="0"/>
          <w:sz w:val="24"/>
          <w:szCs w:val="24"/>
        </w:rPr>
        <w:fldChar w:fldCharType="separate"/>
      </w:r>
      <w:r>
        <w:rPr>
          <w:rStyle w:val="136"/>
          <w:rFonts w:ascii="Times New Roman Regular" w:hAnsi="Times New Roman Regular" w:eastAsia="Times New Roman" w:cs="Times New Roman Regular"/>
          <w:i w:val="0"/>
          <w:sz w:val="24"/>
          <w:szCs w:val="24"/>
        </w:rPr>
        <w:t>https://doi.org/10.1136/bmj.n71</w:t>
      </w:r>
      <w:r>
        <w:rPr>
          <w:rFonts w:ascii="Times New Roman Regular" w:hAnsi="Times New Roman Regular" w:eastAsia="Times New Roman" w:cs="Times New Roman Regular"/>
          <w:i w:val="0"/>
          <w:sz w:val="24"/>
          <w:szCs w:val="24"/>
        </w:rPr>
        <w:fldChar w:fldCharType="end"/>
      </w:r>
    </w:p>
    <w:p w14:paraId="34859F20">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Sabiston, C. M., Pila, E., Pinsonnault-Bilodeau, G., &amp; Cox, A. E. (2014). Social physique anxiety experiences in physical activity: A comprehensive synthesis of research studies focused on measurement, theory, and predictors and outcomes. </w:t>
      </w:r>
      <w:r>
        <w:rPr>
          <w:rFonts w:ascii="Times New Roman Italic" w:hAnsi="Times New Roman Italic" w:eastAsia="Times New Roman" w:cs="Times New Roman Italic"/>
          <w:i/>
          <w:iCs w:val="0"/>
          <w:sz w:val="24"/>
          <w:szCs w:val="24"/>
        </w:rPr>
        <w:t>International Review of Sport and Exercise Psychology, 7</w:t>
      </w:r>
      <w:r>
        <w:rPr>
          <w:rFonts w:ascii="Times New Roman Regular" w:hAnsi="Times New Roman Regular" w:eastAsia="Times New Roman" w:cs="Times New Roman Regular"/>
          <w:i w:val="0"/>
          <w:sz w:val="24"/>
          <w:szCs w:val="24"/>
        </w:rPr>
        <w:t xml:space="preserve">(1), 158–183.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"https://doi.org/10.1080/1750984X.2014.904392" </w:instrText>
      </w:r>
      <w:r>
        <w:rPr>
          <w:rFonts w:ascii="Times New Roman Regular" w:hAnsi="Times New Roman Regular" w:eastAsia="Times New Roman" w:cs="Times New Roman Regular"/>
          <w:i w:val="0"/>
          <w:sz w:val="24"/>
          <w:szCs w:val="24"/>
        </w:rPr>
        <w:fldChar w:fldCharType="separate"/>
      </w:r>
      <w:r>
        <w:rPr>
          <w:rStyle w:val="136"/>
          <w:rFonts w:ascii="Times New Roman Regular" w:hAnsi="Times New Roman Regular" w:eastAsia="Times New Roman" w:cs="Times New Roman Regular"/>
          <w:i w:val="0"/>
          <w:sz w:val="24"/>
          <w:szCs w:val="24"/>
        </w:rPr>
        <w:t>https://doi.org/10.1080/1750984X.2014.904392</w:t>
      </w:r>
      <w:r>
        <w:rPr>
          <w:rFonts w:ascii="Times New Roman Regular" w:hAnsi="Times New Roman Regular" w:eastAsia="Times New Roman" w:cs="Times New Roman Regular"/>
          <w:i w:val="0"/>
          <w:sz w:val="24"/>
          <w:szCs w:val="24"/>
        </w:rPr>
        <w:fldChar w:fldCharType="end"/>
      </w:r>
    </w:p>
    <w:p w14:paraId="59166305">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Sterne, J. A. C., Hernán, M. A., Reeves, B. C., Savović, J., Berkman, N. D., Viswanathan, M., Henry, D., Altman, D. G., Ansari, M. T., Boutron, I., Carpenter, J. R., Chan, A.-W., Churchill, R., Deeks, J. J., Hróbjartsson, A., Kirkham, J., Jüni, P., Loke, Y. K., Pigott, T. D., ... Higgins, J. P. T. (2016). ROBINS-I: A tool for assessing risk of bias in non-randomised studies of interventions. </w:t>
      </w:r>
      <w:r>
        <w:rPr>
          <w:rFonts w:ascii="Times New Roman Regular" w:hAnsi="Times New Roman Regular" w:eastAsia="Times New Roman" w:cs="Times New Roman Regular"/>
          <w:i/>
          <w:sz w:val="24"/>
          <w:szCs w:val="24"/>
        </w:rPr>
        <w:t>BMJ, 355</w:t>
      </w:r>
      <w:r>
        <w:rPr>
          <w:rFonts w:ascii="Times New Roman Regular" w:hAnsi="Times New Roman Regular" w:eastAsia="Times New Roman" w:cs="Times New Roman Regular"/>
          <w:i w:val="0"/>
          <w:sz w:val="24"/>
          <w:szCs w:val="24"/>
        </w:rPr>
        <w:t xml:space="preserve">, i4919.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"https://doi.org/10.1136/bmj.i4919" </w:instrText>
      </w:r>
      <w:r>
        <w:rPr>
          <w:rFonts w:ascii="Times New Roman Regular" w:hAnsi="Times New Roman Regular" w:eastAsia="Times New Roman" w:cs="Times New Roman Regular"/>
          <w:i w:val="0"/>
          <w:sz w:val="24"/>
          <w:szCs w:val="24"/>
        </w:rPr>
        <w:fldChar w:fldCharType="separate"/>
      </w:r>
      <w:r>
        <w:rPr>
          <w:rStyle w:val="136"/>
          <w:rFonts w:ascii="Times New Roman Regular" w:hAnsi="Times New Roman Regular" w:eastAsia="Times New Roman" w:cs="Times New Roman Regular"/>
          <w:i w:val="0"/>
          <w:sz w:val="24"/>
          <w:szCs w:val="24"/>
        </w:rPr>
        <w:t>https://doi.org/10.1136/bmj.i4919</w:t>
      </w:r>
      <w:r>
        <w:rPr>
          <w:rFonts w:ascii="Times New Roman Regular" w:hAnsi="Times New Roman Regular" w:eastAsia="Times New Roman" w:cs="Times New Roman Regular"/>
          <w:i w:val="0"/>
          <w:sz w:val="24"/>
          <w:szCs w:val="24"/>
        </w:rPr>
        <w:fldChar w:fldCharType="end"/>
      </w:r>
    </w:p>
    <w:p w14:paraId="2013B286">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Sterne, J. A. C., Savović, J., Page, M. J., Elbers, R. G., Blencowe, N. S., Boutron, I., Cates, C. J., Cheng, H.-Y., Corbett, M. S., Eldridge, S. M., Emberson, J. R., Hernán, M. A., Hopewell, S., Hróbjartsson, A., Junqueira, D. R., Jüni, P., Kirkham, J. J., Lasserson, T., Li, T., ... Higgins, J. P. T. (2019). RoB 2: A revised tool for assessing risk of bias in randomised trials. </w:t>
      </w:r>
      <w:r>
        <w:rPr>
          <w:rFonts w:ascii="Times New Roman Italic" w:hAnsi="Times New Roman Italic" w:eastAsia="Times New Roman" w:cs="Times New Roman Italic"/>
          <w:i/>
          <w:iCs w:val="0"/>
          <w:sz w:val="24"/>
          <w:szCs w:val="24"/>
        </w:rPr>
        <w:t>BMJ, 366</w:t>
      </w:r>
      <w:r>
        <w:rPr>
          <w:rFonts w:ascii="Times New Roman Regular" w:hAnsi="Times New Roman Regular" w:eastAsia="Times New Roman" w:cs="Times New Roman Regular"/>
          <w:i w:val="0"/>
          <w:sz w:val="24"/>
          <w:szCs w:val="24"/>
        </w:rPr>
        <w:t xml:space="preserve">, l4898.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"https://doi.org/10.1136/bmj.l4898" </w:instrText>
      </w:r>
      <w:r>
        <w:rPr>
          <w:rFonts w:ascii="Times New Roman Regular" w:hAnsi="Times New Roman Regular" w:eastAsia="Times New Roman" w:cs="Times New Roman Regular"/>
          <w:i w:val="0"/>
          <w:sz w:val="24"/>
          <w:szCs w:val="24"/>
        </w:rPr>
        <w:fldChar w:fldCharType="separate"/>
      </w:r>
      <w:r>
        <w:rPr>
          <w:rStyle w:val="136"/>
          <w:rFonts w:ascii="Times New Roman Regular" w:hAnsi="Times New Roman Regular" w:eastAsia="Times New Roman" w:cs="Times New Roman Regular"/>
          <w:i w:val="0"/>
          <w:sz w:val="24"/>
          <w:szCs w:val="24"/>
        </w:rPr>
        <w:t>https://doi.org/10.1136/bmj.l4898</w:t>
      </w:r>
      <w:r>
        <w:rPr>
          <w:rFonts w:ascii="Times New Roman Regular" w:hAnsi="Times New Roman Regular" w:eastAsia="Times New Roman" w:cs="Times New Roman Regular"/>
          <w:i w:val="0"/>
          <w:sz w:val="24"/>
          <w:szCs w:val="24"/>
        </w:rPr>
        <w:fldChar w:fldCharType="end"/>
      </w:r>
    </w:p>
    <w:p w14:paraId="5135927B">
      <w:pPr>
        <w:keepLines/>
        <w:spacing w:after="0" w:line="480" w:lineRule="auto"/>
        <w:ind w:left="720" w:hanging="720"/>
        <w:rPr>
          <w:rFonts w:hint="eastAsia" w:ascii="Times New Roman Regular" w:hAnsi="Times New Roman Regular" w:eastAsia="Times New Roman" w:cs="Times New Roman Regular"/>
          <w:i w:val="0"/>
          <w:sz w:val="24"/>
          <w:szCs w:val="24"/>
        </w:rPr>
      </w:pPr>
      <w:r>
        <w:rPr>
          <w:rFonts w:hint="eastAsia" w:ascii="Times New Roman Regular" w:hAnsi="Times New Roman Regular" w:eastAsia="Times New Roman" w:cs="Times New Roman Regular"/>
          <w:i w:val="0"/>
          <w:sz w:val="24"/>
          <w:szCs w:val="24"/>
        </w:rPr>
        <w:t xml:space="preserve">Tao, R., Yang, Y., Wilson, M., Chang, J. R., Liu, C., &amp; Sit, C. H. P. (2025). Comparative effectiveness of physical activity interventions on cognitive functions in children and adolescents with Neurodevelopmental Disorders: a systematic review and network meta-analysis of randomized controlled trials. </w:t>
      </w:r>
      <w:r>
        <w:rPr>
          <w:rFonts w:hint="default" w:ascii="Times New Roman Italic" w:hAnsi="Times New Roman Italic" w:eastAsia="Times New Roman" w:cs="Times New Roman Italic"/>
          <w:i/>
          <w:iCs/>
          <w:sz w:val="24"/>
          <w:szCs w:val="24"/>
        </w:rPr>
        <w:t>The international journal of behavioral nutrition and physical activity, 22</w:t>
      </w:r>
      <w:r>
        <w:rPr>
          <w:rFonts w:hint="eastAsia" w:ascii="Times New Roman Regular" w:hAnsi="Times New Roman Regular" w:eastAsia="Times New Roman" w:cs="Times New Roman Regular"/>
          <w:i w:val="0"/>
          <w:sz w:val="24"/>
          <w:szCs w:val="24"/>
        </w:rPr>
        <w:t xml:space="preserve">(1), 6. </w:t>
      </w:r>
      <w:r>
        <w:rPr>
          <w:rFonts w:hint="eastAsia" w:ascii="Times New Roman Regular" w:hAnsi="Times New Roman Regular" w:eastAsia="Times New Roman" w:cs="Times New Roman Regular"/>
          <w:i w:val="0"/>
          <w:sz w:val="24"/>
          <w:szCs w:val="24"/>
        </w:rPr>
        <w:fldChar w:fldCharType="begin"/>
      </w:r>
      <w:r>
        <w:rPr>
          <w:rFonts w:hint="eastAsia" w:ascii="Times New Roman Regular" w:hAnsi="Times New Roman Regular" w:eastAsia="Times New Roman" w:cs="Times New Roman Regular"/>
          <w:i w:val="0"/>
          <w:sz w:val="24"/>
          <w:szCs w:val="24"/>
        </w:rPr>
        <w:instrText xml:space="preserve"> HYPERLINK "https://doi.org/10.1186/s12966-024-01702-7" </w:instrText>
      </w:r>
      <w:r>
        <w:rPr>
          <w:rFonts w:hint="eastAsia" w:ascii="Times New Roman Regular" w:hAnsi="Times New Roman Regular" w:eastAsia="Times New Roman" w:cs="Times New Roman Regular"/>
          <w:i w:val="0"/>
          <w:sz w:val="24"/>
          <w:szCs w:val="24"/>
        </w:rPr>
        <w:fldChar w:fldCharType="separate"/>
      </w:r>
      <w:r>
        <w:rPr>
          <w:rStyle w:val="136"/>
          <w:rFonts w:hint="eastAsia" w:ascii="Times New Roman Regular" w:hAnsi="Times New Roman Regular" w:eastAsia="Times New Roman" w:cs="Times New Roman Regular"/>
          <w:i w:val="0"/>
          <w:sz w:val="24"/>
          <w:szCs w:val="24"/>
        </w:rPr>
        <w:t>https://doi.org/10.1186/s12966-024-01702-7</w:t>
      </w:r>
      <w:r>
        <w:rPr>
          <w:rFonts w:hint="eastAsia" w:ascii="Times New Roman Regular" w:hAnsi="Times New Roman Regular" w:eastAsia="Times New Roman" w:cs="Times New Roman Regular"/>
          <w:i w:val="0"/>
          <w:sz w:val="24"/>
          <w:szCs w:val="24"/>
        </w:rPr>
        <w:fldChar w:fldCharType="end"/>
      </w:r>
    </w:p>
    <w:sectPr>
      <w:footerReference r:id="rId5" w:type="default"/>
      <w:pgSz w:w="11906" w:h="16838"/>
      <w:pgMar w:top="1020" w:right="1020" w:bottom="1020"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ECB95">
    <w:pPr>
      <w:pStyle w:val="25"/>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F687F6"/>
    <w:multiLevelType w:val="singleLevel"/>
    <w:tmpl w:val="EDF687F6"/>
    <w:lvl w:ilvl="0" w:tentative="0">
      <w:start w:val="2"/>
      <w:numFmt w:val="decimal"/>
      <w:suff w:val="space"/>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74BABCA2"/>
    <w:multiLevelType w:val="singleLevel"/>
    <w:tmpl w:val="74BABCA2"/>
    <w:lvl w:ilvl="0" w:tentative="0">
      <w:start w:val="1"/>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taraxia">
    <w15:presenceInfo w15:providerId="WPS Office" w15:userId="66582553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6ED011"/>
    <w:rsid w:val="2F935CFE"/>
    <w:rsid w:val="347E5904"/>
    <w:rsid w:val="4F7713F5"/>
    <w:rsid w:val="50967AF3"/>
    <w:rsid w:val="52D4D316"/>
    <w:rsid w:val="5EFAAFD3"/>
    <w:rsid w:val="5EFF8CC9"/>
    <w:rsid w:val="5EFFB329"/>
    <w:rsid w:val="5FFBB846"/>
    <w:rsid w:val="69ED2082"/>
    <w:rsid w:val="6BD10933"/>
    <w:rsid w:val="6DBECFFE"/>
    <w:rsid w:val="6F767FBD"/>
    <w:rsid w:val="6F9D8BD0"/>
    <w:rsid w:val="71D6F48F"/>
    <w:rsid w:val="73DFE297"/>
    <w:rsid w:val="76F4C3C6"/>
    <w:rsid w:val="76FE0FCC"/>
    <w:rsid w:val="77DFA032"/>
    <w:rsid w:val="7975FD20"/>
    <w:rsid w:val="79B7C342"/>
    <w:rsid w:val="79BCE0BF"/>
    <w:rsid w:val="7F3E1949"/>
    <w:rsid w:val="7FD63F08"/>
    <w:rsid w:val="7FEF6C54"/>
    <w:rsid w:val="7FFFAC7D"/>
    <w:rsid w:val="8EB77EF3"/>
    <w:rsid w:val="AFFFB059"/>
    <w:rsid w:val="B3DA17F8"/>
    <w:rsid w:val="B3FF7006"/>
    <w:rsid w:val="B9B7BBF4"/>
    <w:rsid w:val="BEEBF0A8"/>
    <w:rsid w:val="BFBA329C"/>
    <w:rsid w:val="C9BDF46A"/>
    <w:rsid w:val="CB51B8E1"/>
    <w:rsid w:val="CEFFFA1E"/>
    <w:rsid w:val="CFA35C51"/>
    <w:rsid w:val="DDFA778D"/>
    <w:rsid w:val="DFB7BDCC"/>
    <w:rsid w:val="DFFB7EE3"/>
    <w:rsid w:val="EF1F8A7E"/>
    <w:rsid w:val="EFFBF9FE"/>
    <w:rsid w:val="EFFCB365"/>
    <w:rsid w:val="F17BB4DC"/>
    <w:rsid w:val="F1FFFC5A"/>
    <w:rsid w:val="F9BB05C5"/>
    <w:rsid w:val="FEDBBD9E"/>
    <w:rsid w:val="FF816C00"/>
    <w:rsid w:val="FFB73755"/>
    <w:rsid w:val="FFFE09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76" w:lineRule="auto"/>
    </w:pPr>
    <w:rPr>
      <w:rFonts w:ascii="Times New Roman" w:hAnsi="Times New Roman" w:eastAsia="Times New Roman" w:cs="Times New Roman"/>
      <w:sz w:val="24"/>
      <w:szCs w:val="22"/>
      <w:lang w:val="en-US" w:eastAsia="en-US" w:bidi="ar-SA"/>
    </w:rPr>
  </w:style>
  <w:style w:type="paragraph" w:styleId="3">
    <w:name w:val="heading 1"/>
    <w:basedOn w:val="1"/>
    <w:next w:val="1"/>
    <w:link w:val="140"/>
    <w:qFormat/>
    <w:uiPriority w:val="9"/>
    <w:pPr>
      <w:keepNext/>
      <w:keepLines/>
      <w:spacing w:before="100" w:after="20" w:line="276" w:lineRule="auto"/>
      <w:outlineLvl w:val="0"/>
    </w:pPr>
    <w:rPr>
      <w:rFonts w:ascii="Times New Roman" w:hAnsi="Times New Roman" w:eastAsia="Times New Roman" w:cs="Times New Roman"/>
      <w:b/>
      <w:bCs/>
      <w:color w:val="000000"/>
      <w:sz w:val="24"/>
      <w:szCs w:val="28"/>
    </w:rPr>
  </w:style>
  <w:style w:type="paragraph" w:styleId="4">
    <w:name w:val="heading 2"/>
    <w:basedOn w:val="1"/>
    <w:next w:val="1"/>
    <w:link w:val="141"/>
    <w:unhideWhenUsed/>
    <w:qFormat/>
    <w:uiPriority w:val="9"/>
    <w:pPr>
      <w:keepNext/>
      <w:keepLines/>
      <w:spacing w:before="60" w:after="20" w:line="276" w:lineRule="auto"/>
      <w:outlineLvl w:val="1"/>
    </w:pPr>
    <w:rPr>
      <w:rFonts w:ascii="Times New Roman" w:hAnsi="Times New Roman" w:eastAsia="Times New Roman" w:cs="Times New Roman"/>
      <w:b/>
      <w:bCs/>
      <w:color w:val="000000"/>
      <w:sz w:val="24"/>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8"/>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6"/>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7"/>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before="0" w:after="100" w:line="276" w:lineRule="auto"/>
      <w:contextualSpacing/>
    </w:pPr>
    <w:rPr>
      <w:rFonts w:ascii="Times New Roman" w:hAnsi="Times New Roman" w:eastAsia="Times New Roman" w:cs="Times New Roman"/>
      <w:b/>
      <w:color w:val="000000"/>
      <w:spacing w:val="5"/>
      <w:kern w:val="28"/>
      <w:sz w:val="2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6"/>
    <w:uiPriority w:val="99"/>
  </w:style>
  <w:style w:type="character" w:customStyle="1" w:styleId="138">
    <w:name w:val="Footer Char"/>
    <w:basedOn w:val="133"/>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20"/>
    <w:uiPriority w:val="99"/>
  </w:style>
  <w:style w:type="character" w:customStyle="1" w:styleId="147">
    <w:name w:val="Body Text 2 Char"/>
    <w:basedOn w:val="133"/>
    <w:link w:val="29"/>
    <w:uiPriority w:val="99"/>
  </w:style>
  <w:style w:type="character" w:customStyle="1" w:styleId="148">
    <w:name w:val="Body Text 3 Char"/>
    <w:basedOn w:val="133"/>
    <w:link w:val="18"/>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65</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2013-12-26T17:45:00Z</dcterms:created>
  <dc:creator>Codex</dc:creator>
  <dc:description>generated by python-docx</dc:description>
  <cp:lastModifiedBy>Ataraxia</cp:lastModifiedBy>
  <dcterms:modified xsi:type="dcterms:W3CDTF">2026-09-23T17:36:20Z</dcterms:modified>
  <dc:subject>Fully updated SPA systematic review and meta-analysis research plan</dc:subject>
  <dc:title>Effects of Exercise Interventions on Social Physique Anxiety in Females: A Systematic Review and Meta-analysis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36289AC6178FFCFF1E88A66A2994F940_43</vt:lpwstr>
  </property>
</Properties>
</file>